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465105F2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del w:id="0" w:author="Sevilla Amaya, Karen Sofia" w:date="2025-08-27T15:10:00Z" w16du:dateUtc="2025-08-27T20:10:00Z">
        <w:r w:rsidR="000D47CE" w:rsidRPr="000D47CE" w:rsidDel="00A05DBD">
          <w:rPr>
            <w:rFonts w:ascii="Arial" w:hAnsi="Arial" w:cs="Arial"/>
            <w:bCs/>
            <w:sz w:val="20"/>
          </w:rPr>
          <w:delText>Alexandra Elizabeth Pasquel Pintado</w:delText>
        </w:r>
      </w:del>
      <w:ins w:id="1" w:author="Sevilla Amaya, Karen Sofia" w:date="2025-08-27T15:10:00Z" w16du:dateUtc="2025-08-27T20:10:00Z">
        <w:r w:rsidR="00A05DBD">
          <w:rPr>
            <w:rFonts w:ascii="Arial" w:hAnsi="Arial" w:cs="Arial"/>
            <w:bCs/>
            <w:sz w:val="20"/>
          </w:rPr>
          <w:t xml:space="preserve"> Dora Margarita Espinosa Flores</w:t>
        </w:r>
      </w:ins>
    </w:p>
    <w:p w14:paraId="52DB1B05" w14:textId="07B79A53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  <w:ins w:id="2" w:author="Sevilla Amaya, Karen Sofia" w:date="2025-08-27T15:10:00Z" w16du:dateUtc="2025-08-27T20:10:00Z">
        <w:r w:rsidR="00A05DBD">
          <w:rPr>
            <w:rFonts w:ascii="Arial" w:hAnsi="Arial" w:cs="Arial"/>
            <w:b/>
            <w:bCs/>
            <w:sz w:val="20"/>
          </w:rPr>
          <w:t xml:space="preserve"> (S)</w:t>
        </w:r>
      </w:ins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69F7398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B46C23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B46C23">
        <w:rPr>
          <w:rFonts w:ascii="Arial" w:hAnsi="Arial" w:cs="Arial"/>
          <w:sz w:val="20"/>
        </w:rPr>
        <w:t>septiembre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93FB457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74E03">
        <w:rPr>
          <w:rFonts w:ascii="Arial" w:hAnsi="Arial" w:cs="Arial"/>
          <w:sz w:val="20"/>
        </w:rPr>
        <w:t>agosto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ins w:id="3" w:author="Sevilla Amaya, Karen Sofia" w:date="2025-08-27T17:01:00Z" w16du:dateUtc="2025-08-27T22:01:00Z">
        <w:r w:rsidR="00366D1F">
          <w:rPr>
            <w:rFonts w:ascii="Arial" w:hAnsi="Arial" w:cs="Arial"/>
            <w:sz w:val="20"/>
          </w:rPr>
          <w:t xml:space="preserve"> y para la etapa del proyecto actual</w:t>
        </w:r>
      </w:ins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246F3F8E" w14:textId="2FBDB790" w:rsidR="00AC243A" w:rsidRDefault="00AC243A" w:rsidP="004904E9">
      <w:pPr>
        <w:ind w:left="709"/>
        <w:jc w:val="both"/>
        <w:rPr>
          <w:rFonts w:ascii="Arial" w:hAnsi="Arial" w:cs="Arial"/>
          <w:sz w:val="20"/>
        </w:rPr>
      </w:pPr>
      <w:commentRangeStart w:id="4"/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8325D28" w14:textId="2584174C" w:rsidR="003B5165" w:rsidRDefault="003B5165" w:rsidP="00CD25A2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La gestión eficiente </w:t>
      </w:r>
      <w:r w:rsidR="004904E9">
        <w:rPr>
          <w:rFonts w:ascii="Arial" w:hAnsi="Arial" w:cs="Arial"/>
          <w:sz w:val="20"/>
        </w:rPr>
        <w:t xml:space="preserve">de estos casos ha contribuido </w:t>
      </w:r>
      <w:r>
        <w:rPr>
          <w:rFonts w:ascii="Arial" w:hAnsi="Arial" w:cs="Arial"/>
          <w:sz w:val="20"/>
        </w:rPr>
        <w:t xml:space="preserve">directamente al Proyecto Comprobantes electrónicos y Anexos, </w:t>
      </w:r>
      <w:r w:rsidR="004904E9">
        <w:rPr>
          <w:rFonts w:ascii="Arial" w:hAnsi="Arial" w:cs="Arial"/>
          <w:sz w:val="20"/>
        </w:rPr>
        <w:t xml:space="preserve">generando </w:t>
      </w:r>
      <w:r>
        <w:rPr>
          <w:rFonts w:ascii="Arial" w:hAnsi="Arial" w:cs="Arial"/>
          <w:sz w:val="20"/>
        </w:rPr>
        <w:t>contenido técnico</w:t>
      </w:r>
      <w:r w:rsidR="00834723">
        <w:rPr>
          <w:rFonts w:ascii="Arial" w:hAnsi="Arial" w:cs="Arial"/>
          <w:sz w:val="20"/>
        </w:rPr>
        <w:t xml:space="preserve"> y retroalimentación</w:t>
      </w:r>
      <w:r>
        <w:rPr>
          <w:rFonts w:ascii="Arial" w:hAnsi="Arial" w:cs="Arial"/>
          <w:sz w:val="20"/>
        </w:rPr>
        <w:t xml:space="preserve"> valios</w:t>
      </w:r>
      <w:r w:rsidR="00834723">
        <w:rPr>
          <w:rFonts w:ascii="Arial" w:hAnsi="Arial" w:cs="Arial"/>
          <w:sz w:val="20"/>
        </w:rPr>
        <w:t xml:space="preserve">a y </w:t>
      </w:r>
      <w:r w:rsidR="004904E9">
        <w:rPr>
          <w:rFonts w:ascii="Arial" w:hAnsi="Arial" w:cs="Arial"/>
          <w:sz w:val="20"/>
        </w:rPr>
        <w:t>ajustes funcionales</w:t>
      </w:r>
      <w:r w:rsidR="00834723">
        <w:rPr>
          <w:rFonts w:ascii="Arial" w:hAnsi="Arial" w:cs="Arial"/>
          <w:sz w:val="20"/>
        </w:rPr>
        <w:t xml:space="preserve"> del proceso </w:t>
      </w:r>
      <w:r w:rsidR="000F6FF8">
        <w:rPr>
          <w:rFonts w:ascii="Arial" w:hAnsi="Arial" w:cs="Arial"/>
          <w:sz w:val="20"/>
        </w:rPr>
        <w:t xml:space="preserve">recepción y procesamiento </w:t>
      </w:r>
      <w:r w:rsidR="00834723">
        <w:rPr>
          <w:rFonts w:ascii="Arial" w:hAnsi="Arial" w:cs="Arial"/>
          <w:sz w:val="20"/>
        </w:rPr>
        <w:t>de anexos</w:t>
      </w:r>
      <w:r>
        <w:rPr>
          <w:rFonts w:ascii="Arial" w:hAnsi="Arial" w:cs="Arial"/>
          <w:sz w:val="20"/>
        </w:rPr>
        <w:t xml:space="preserve">. Cada </w:t>
      </w:r>
      <w:r w:rsidR="00834723">
        <w:rPr>
          <w:rFonts w:ascii="Arial" w:hAnsi="Arial" w:cs="Arial"/>
          <w:sz w:val="20"/>
        </w:rPr>
        <w:t>requerimiento</w:t>
      </w:r>
      <w:r>
        <w:rPr>
          <w:rFonts w:ascii="Arial" w:hAnsi="Arial" w:cs="Arial"/>
          <w:sz w:val="20"/>
        </w:rPr>
        <w:t xml:space="preserve"> </w:t>
      </w:r>
      <w:r w:rsidR="000F6FF8">
        <w:rPr>
          <w:rFonts w:ascii="Arial" w:hAnsi="Arial" w:cs="Arial"/>
          <w:sz w:val="20"/>
        </w:rPr>
        <w:t>se encuentra documentad</w:t>
      </w:r>
      <w:r w:rsidR="00683175">
        <w:rPr>
          <w:rFonts w:ascii="Arial" w:hAnsi="Arial" w:cs="Arial"/>
          <w:sz w:val="20"/>
        </w:rPr>
        <w:t>o</w:t>
      </w:r>
      <w:r w:rsidR="004904E9">
        <w:rPr>
          <w:rFonts w:ascii="Arial" w:hAnsi="Arial" w:cs="Arial"/>
          <w:sz w:val="20"/>
        </w:rPr>
        <w:t xml:space="preserve">, </w:t>
      </w:r>
      <w:r w:rsidR="004904E9" w:rsidRPr="004904E9">
        <w:rPr>
          <w:rFonts w:ascii="Arial" w:hAnsi="Arial" w:cs="Arial"/>
          <w:sz w:val="20"/>
        </w:rPr>
        <w:t>fortaleciendo el proceso de desarrollo, mantenimiento y mejora continua del sistema</w:t>
      </w:r>
      <w:r>
        <w:rPr>
          <w:rFonts w:ascii="Arial" w:hAnsi="Arial" w:cs="Arial"/>
          <w:sz w:val="20"/>
        </w:rPr>
        <w:t>.</w:t>
      </w:r>
      <w:commentRangeEnd w:id="4"/>
      <w:r w:rsidR="00F82AD4">
        <w:rPr>
          <w:rStyle w:val="Refdecomentario"/>
          <w:rFonts w:ascii="Cambria" w:eastAsia="MS Mincho" w:hAnsi="Cambria" w:cs="Times New Roman"/>
          <w:kern w:val="0"/>
          <w:lang w:val="es-ES_tradnl" w:eastAsia="es-ES"/>
          <w14:ligatures w14:val="none"/>
        </w:rPr>
        <w:commentReference w:id="4"/>
      </w:r>
    </w:p>
    <w:p w14:paraId="77572FB4" w14:textId="77777777" w:rsidR="0074429F" w:rsidRDefault="0074429F" w:rsidP="0074429F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4F6A42D8" w14:textId="45BCE686" w:rsidR="0011638C" w:rsidRPr="0074429F" w:rsidRDefault="0074429F" w:rsidP="0074429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commentRangeStart w:id="5"/>
      <w:r w:rsidRPr="0074429F">
        <w:rPr>
          <w:rFonts w:ascii="Arial" w:hAnsi="Arial" w:cs="Arial"/>
          <w:b/>
          <w:bCs/>
          <w:sz w:val="20"/>
        </w:rPr>
        <w:t>Examinar problemas sobre las tareas asignadas dentro del proceso de Gestión de Problemas y aplicar la solución.</w:t>
      </w:r>
    </w:p>
    <w:p w14:paraId="57024B2E" w14:textId="77777777" w:rsidR="0011638C" w:rsidRDefault="0011638C" w:rsidP="0011638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142A192A" w14:textId="29436C69" w:rsidR="00011EEE" w:rsidRDefault="00011EEE" w:rsidP="00011EEE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  <w:r w:rsidRPr="00011EEE">
        <w:rPr>
          <w:rFonts w:ascii="Arial" w:hAnsi="Arial" w:cs="Arial"/>
          <w:sz w:val="20"/>
          <w:lang w:val="es-ES"/>
        </w:rPr>
        <w:t xml:space="preserve">Como parte del fortalecimiento del proceso de Gestión de Problemas, se realizó un análisis detallado </w:t>
      </w:r>
      <w:r w:rsidR="009D624D">
        <w:rPr>
          <w:rFonts w:ascii="Arial" w:hAnsi="Arial" w:cs="Arial"/>
          <w:sz w:val="20"/>
          <w:lang w:val="es-ES"/>
        </w:rPr>
        <w:t>del proceso de recepción y procesamiento de anexos</w:t>
      </w:r>
      <w:r w:rsidRPr="00011EEE">
        <w:rPr>
          <w:rFonts w:ascii="Arial" w:hAnsi="Arial" w:cs="Arial"/>
          <w:sz w:val="20"/>
          <w:lang w:val="es-ES"/>
        </w:rPr>
        <w:t>, con el objetivo de identificar incidencias recurrentes, desviaciones operativas y puntos críticos que afectan la continuidad y eficiencia de los servicios.</w:t>
      </w:r>
    </w:p>
    <w:p w14:paraId="14613B22" w14:textId="77777777" w:rsidR="00011EEE" w:rsidRPr="00011EEE" w:rsidRDefault="00011EEE" w:rsidP="00011EEE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</w:p>
    <w:p w14:paraId="1038F729" w14:textId="6CDD8C22" w:rsidR="00632E20" w:rsidRDefault="00632E20" w:rsidP="00632E20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Derivado del análisis realizado </w:t>
      </w:r>
      <w:r w:rsidR="00586212">
        <w:rPr>
          <w:rFonts w:ascii="Arial" w:hAnsi="Arial" w:cs="Arial"/>
          <w:sz w:val="20"/>
          <w:lang w:val="es-ES"/>
        </w:rPr>
        <w:t xml:space="preserve">se ha detectado </w:t>
      </w:r>
      <w:r w:rsidR="002C2A17">
        <w:rPr>
          <w:rFonts w:ascii="Arial" w:hAnsi="Arial" w:cs="Arial"/>
          <w:sz w:val="20"/>
          <w:lang w:val="es-ES"/>
        </w:rPr>
        <w:t>cuellos de botella</w:t>
      </w:r>
      <w:r w:rsidR="00586212">
        <w:rPr>
          <w:rFonts w:ascii="Arial" w:hAnsi="Arial" w:cs="Arial"/>
          <w:sz w:val="20"/>
          <w:lang w:val="es-ES"/>
        </w:rPr>
        <w:t xml:space="preserve"> en el procesamiento de la información</w:t>
      </w:r>
      <w:r w:rsidR="00011EEE" w:rsidRPr="00011EEE">
        <w:rPr>
          <w:rFonts w:ascii="Arial" w:hAnsi="Arial" w:cs="Arial"/>
          <w:sz w:val="20"/>
          <w:lang w:val="es-ES"/>
        </w:rPr>
        <w:t xml:space="preserve">, </w:t>
      </w:r>
      <w:ins w:id="6" w:author="Sevilla Amaya, Karen Sofia" w:date="2025-08-27T15:35:00Z" w16du:dateUtc="2025-08-27T20:35:00Z">
        <w:r w:rsidR="00FB74A7">
          <w:rPr>
            <w:rFonts w:ascii="Arial" w:hAnsi="Arial" w:cs="Arial"/>
            <w:sz w:val="20"/>
            <w:lang w:val="es-ES"/>
          </w:rPr>
          <w:t xml:space="preserve">por lo que </w:t>
        </w:r>
      </w:ins>
      <w:proofErr w:type="spellStart"/>
      <w:r w:rsidR="001014AB" w:rsidRPr="001014AB">
        <w:rPr>
          <w:rFonts w:ascii="Arial" w:hAnsi="Arial" w:cs="Arial"/>
          <w:sz w:val="20"/>
        </w:rPr>
        <w:t>se</w:t>
      </w:r>
      <w:del w:id="7" w:author="Sevilla Amaya, Karen Sofia" w:date="2025-08-27T15:36:00Z" w16du:dateUtc="2025-08-27T20:36:00Z">
        <w:r w:rsidR="001014AB" w:rsidRPr="001014AB" w:rsidDel="00FB74A7">
          <w:rPr>
            <w:rFonts w:ascii="Arial" w:hAnsi="Arial" w:cs="Arial"/>
            <w:sz w:val="20"/>
          </w:rPr>
          <w:delText xml:space="preserve"> </w:delText>
        </w:r>
        <w:r w:rsidR="00586212" w:rsidDel="00FB74A7">
          <w:rPr>
            <w:rFonts w:ascii="Arial" w:hAnsi="Arial" w:cs="Arial"/>
            <w:sz w:val="20"/>
          </w:rPr>
          <w:delText xml:space="preserve">ha </w:delText>
        </w:r>
      </w:del>
      <w:r w:rsidR="00586212">
        <w:rPr>
          <w:rFonts w:ascii="Arial" w:hAnsi="Arial" w:cs="Arial"/>
          <w:sz w:val="20"/>
        </w:rPr>
        <w:t>realiza</w:t>
      </w:r>
      <w:ins w:id="8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>n</w:t>
        </w:r>
      </w:ins>
      <w:proofErr w:type="spellEnd"/>
      <w:del w:id="9" w:author="Sevilla Amaya, Karen Sofia" w:date="2025-08-27T15:36:00Z" w16du:dateUtc="2025-08-27T20:36:00Z">
        <w:r w:rsidR="00586212" w:rsidDel="00FB74A7">
          <w:rPr>
            <w:rFonts w:ascii="Arial" w:hAnsi="Arial" w:cs="Arial"/>
            <w:sz w:val="20"/>
          </w:rPr>
          <w:delText>do</w:delText>
        </w:r>
      </w:del>
      <w:r w:rsidR="00586212">
        <w:rPr>
          <w:rFonts w:ascii="Arial" w:hAnsi="Arial" w:cs="Arial"/>
          <w:sz w:val="20"/>
        </w:rPr>
        <w:t xml:space="preserve"> investigaci</w:t>
      </w:r>
      <w:ins w:id="10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>ones</w:t>
        </w:r>
      </w:ins>
      <w:del w:id="11" w:author="Sevilla Amaya, Karen Sofia" w:date="2025-08-27T15:36:00Z" w16du:dateUtc="2025-08-27T20:36:00Z">
        <w:r w:rsidR="00586212" w:rsidDel="00FB74A7">
          <w:rPr>
            <w:rFonts w:ascii="Arial" w:hAnsi="Arial" w:cs="Arial"/>
            <w:sz w:val="20"/>
          </w:rPr>
          <w:delText>ón</w:delText>
        </w:r>
      </w:del>
      <w:r w:rsidR="00586212">
        <w:rPr>
          <w:rFonts w:ascii="Arial" w:hAnsi="Arial" w:cs="Arial"/>
          <w:sz w:val="20"/>
        </w:rPr>
        <w:t xml:space="preserve"> y</w:t>
      </w:r>
      <w:ins w:id="12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 xml:space="preserve"> se reciben</w:t>
        </w:r>
      </w:ins>
      <w:r w:rsidR="00586212">
        <w:rPr>
          <w:rFonts w:ascii="Arial" w:hAnsi="Arial" w:cs="Arial"/>
          <w:sz w:val="20"/>
        </w:rPr>
        <w:t xml:space="preserve"> capacitaci</w:t>
      </w:r>
      <w:ins w:id="13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>o</w:t>
        </w:r>
      </w:ins>
      <w:del w:id="14" w:author="Sevilla Amaya, Karen Sofia" w:date="2025-08-27T15:36:00Z" w16du:dateUtc="2025-08-27T20:36:00Z">
        <w:r w:rsidR="00586212" w:rsidDel="00FB74A7">
          <w:rPr>
            <w:rFonts w:ascii="Arial" w:hAnsi="Arial" w:cs="Arial"/>
            <w:sz w:val="20"/>
          </w:rPr>
          <w:delText>ó</w:delText>
        </w:r>
      </w:del>
      <w:r w:rsidR="00586212">
        <w:rPr>
          <w:rFonts w:ascii="Arial" w:hAnsi="Arial" w:cs="Arial"/>
          <w:sz w:val="20"/>
        </w:rPr>
        <w:t>n</w:t>
      </w:r>
      <w:ins w:id="15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>es</w:t>
        </w:r>
      </w:ins>
      <w:r w:rsidR="009D624D">
        <w:rPr>
          <w:rFonts w:ascii="Arial" w:hAnsi="Arial" w:cs="Arial"/>
          <w:sz w:val="20"/>
        </w:rPr>
        <w:t xml:space="preserve"> </w:t>
      </w:r>
      <w:r w:rsidR="00586212">
        <w:rPr>
          <w:rFonts w:ascii="Arial" w:hAnsi="Arial" w:cs="Arial"/>
          <w:sz w:val="20"/>
        </w:rPr>
        <w:t>d</w:t>
      </w:r>
      <w:r w:rsidR="009D624D">
        <w:rPr>
          <w:rFonts w:ascii="Arial" w:hAnsi="Arial" w:cs="Arial"/>
          <w:sz w:val="20"/>
        </w:rPr>
        <w:t>el uso de nuevas herramientas</w:t>
      </w:r>
      <w:ins w:id="16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 xml:space="preserve">, relacionadas a la nueva arquitectura </w:t>
        </w:r>
        <w:proofErr w:type="gramStart"/>
        <w:r w:rsidR="00FB74A7">
          <w:rPr>
            <w:rFonts w:ascii="Arial" w:hAnsi="Arial" w:cs="Arial"/>
            <w:sz w:val="20"/>
          </w:rPr>
          <w:t xml:space="preserve">institucional, </w:t>
        </w:r>
      </w:ins>
      <w:r w:rsidR="009D624D">
        <w:rPr>
          <w:rFonts w:ascii="Arial" w:hAnsi="Arial" w:cs="Arial"/>
          <w:sz w:val="20"/>
        </w:rPr>
        <w:t xml:space="preserve"> para</w:t>
      </w:r>
      <w:proofErr w:type="gramEnd"/>
      <w:r w:rsidR="009D624D">
        <w:rPr>
          <w:rFonts w:ascii="Arial" w:hAnsi="Arial" w:cs="Arial"/>
          <w:sz w:val="20"/>
        </w:rPr>
        <w:t xml:space="preserve"> el desarrollo e implementación del </w:t>
      </w:r>
      <w:ins w:id="17" w:author="Sevilla Amaya, Karen Sofia" w:date="2025-08-27T15:36:00Z" w16du:dateUtc="2025-08-27T20:36:00Z">
        <w:r w:rsidR="00FB74A7">
          <w:rPr>
            <w:rFonts w:ascii="Arial" w:hAnsi="Arial" w:cs="Arial"/>
            <w:sz w:val="20"/>
          </w:rPr>
          <w:t xml:space="preserve">nuevo </w:t>
        </w:r>
      </w:ins>
      <w:r w:rsidR="009D624D">
        <w:rPr>
          <w:rFonts w:ascii="Arial" w:hAnsi="Arial" w:cs="Arial"/>
          <w:sz w:val="20"/>
        </w:rPr>
        <w:t xml:space="preserve">sistema de anexos, estas </w:t>
      </w:r>
      <w:r w:rsidR="009D624D" w:rsidRPr="001014AB">
        <w:rPr>
          <w:rFonts w:ascii="Arial" w:hAnsi="Arial" w:cs="Arial"/>
          <w:sz w:val="20"/>
        </w:rPr>
        <w:t>acciones</w:t>
      </w:r>
      <w:r w:rsidR="001014AB" w:rsidRPr="001014AB">
        <w:rPr>
          <w:rFonts w:ascii="Arial" w:hAnsi="Arial" w:cs="Arial"/>
          <w:sz w:val="20"/>
        </w:rPr>
        <w:t xml:space="preserve"> </w:t>
      </w:r>
      <w:r w:rsidR="009D624D">
        <w:rPr>
          <w:rFonts w:ascii="Arial" w:hAnsi="Arial" w:cs="Arial"/>
          <w:sz w:val="20"/>
        </w:rPr>
        <w:t xml:space="preserve">están </w:t>
      </w:r>
      <w:r w:rsidR="001014AB" w:rsidRPr="001014AB">
        <w:rPr>
          <w:rFonts w:ascii="Arial" w:hAnsi="Arial" w:cs="Arial"/>
          <w:sz w:val="20"/>
        </w:rPr>
        <w:t xml:space="preserve">orientadas a optimizar los tiempos de respuesta y mejorar la trazabilidad de los problemas. En este contexto, se propone la implementación de un nuevo sistema </w:t>
      </w:r>
      <w:r w:rsidR="001014AB" w:rsidRPr="001014AB">
        <w:rPr>
          <w:rFonts w:ascii="Arial" w:hAnsi="Arial" w:cs="Arial"/>
          <w:sz w:val="20"/>
        </w:rPr>
        <w:lastRenderedPageBreak/>
        <w:t>basado en una arquitectura distribuida y resiliente, diseñado para ofrecer mayor estabilidad operativa, facilitar la escalabilidad y robustecer la capacidad de resolución técnica ante eventos disruptivos</w:t>
      </w:r>
      <w:r>
        <w:rPr>
          <w:rFonts w:ascii="Arial" w:hAnsi="Arial" w:cs="Arial"/>
          <w:sz w:val="20"/>
          <w:lang w:val="es-ES"/>
        </w:rPr>
        <w:t>.</w:t>
      </w:r>
      <w:commentRangeEnd w:id="5"/>
      <w:r w:rsidR="00F82AD4">
        <w:rPr>
          <w:rStyle w:val="Refdecomentario"/>
          <w:rFonts w:ascii="Cambria" w:eastAsia="MS Mincho" w:hAnsi="Cambria" w:cs="Times New Roman"/>
          <w:kern w:val="0"/>
          <w:lang w:val="es-ES_tradnl" w:eastAsia="es-ES"/>
          <w14:ligatures w14:val="none"/>
        </w:rPr>
        <w:commentReference w:id="5"/>
      </w:r>
    </w:p>
    <w:p w14:paraId="5B141CD9" w14:textId="77777777" w:rsidR="000549BD" w:rsidRPr="00632E20" w:rsidRDefault="000549BD" w:rsidP="00632E20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</w:p>
    <w:p w14:paraId="0090ED6E" w14:textId="77777777" w:rsidR="0011638C" w:rsidRPr="0011638C" w:rsidRDefault="0011638C" w:rsidP="0011638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52F14CA2" w14:textId="589F9DEB" w:rsidR="0011638C" w:rsidRDefault="00E95F35" w:rsidP="0011638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commentRangeStart w:id="18"/>
      <w:r w:rsidRPr="00E95F35">
        <w:rPr>
          <w:rFonts w:ascii="Arial" w:hAnsi="Arial" w:cs="Arial"/>
          <w:b/>
          <w:bCs/>
          <w:sz w:val="20"/>
        </w:rPr>
        <w:t>Realizar la codificación y pruebas de los cambios sobre aplicaciones institucionales con el fin de cumplir requerimientos tanto técnicos como funcionales requeridos.</w:t>
      </w:r>
    </w:p>
    <w:p w14:paraId="72B85226" w14:textId="77777777" w:rsidR="0011638C" w:rsidRPr="0011638C" w:rsidRDefault="0011638C" w:rsidP="0011638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511755E4" w14:textId="66077E59" w:rsidR="00E95F35" w:rsidRDefault="00E95F35" w:rsidP="00E95F35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  <w:r w:rsidRPr="00E95F35">
        <w:rPr>
          <w:rFonts w:ascii="Arial" w:hAnsi="Arial" w:cs="Arial"/>
          <w:sz w:val="20"/>
          <w:lang w:val="es-ES"/>
        </w:rPr>
        <w:t xml:space="preserve">En </w:t>
      </w:r>
      <w:r w:rsidR="00D029AF">
        <w:rPr>
          <w:rFonts w:ascii="Arial" w:hAnsi="Arial" w:cs="Arial"/>
          <w:sz w:val="20"/>
          <w:lang w:val="es-ES"/>
        </w:rPr>
        <w:t xml:space="preserve">marco de la </w:t>
      </w:r>
      <w:r w:rsidRPr="00E95F35">
        <w:rPr>
          <w:rFonts w:ascii="Arial" w:hAnsi="Arial" w:cs="Arial"/>
          <w:sz w:val="20"/>
          <w:lang w:val="es-ES"/>
        </w:rPr>
        <w:t xml:space="preserve">codificación y orientados a cumplir con los requerimientos técnicos y funcionales establecidos. Como parte de este proceso, se realizó un análisis detallado de los estándares de desarrollo tanto en el </w:t>
      </w:r>
      <w:proofErr w:type="spellStart"/>
      <w:r w:rsidRPr="00E95F35">
        <w:rPr>
          <w:rFonts w:ascii="Arial" w:hAnsi="Arial" w:cs="Arial"/>
          <w:sz w:val="20"/>
          <w:lang w:val="es-ES"/>
        </w:rPr>
        <w:t>backend</w:t>
      </w:r>
      <w:proofErr w:type="spellEnd"/>
      <w:r w:rsidRPr="00E95F35">
        <w:rPr>
          <w:rFonts w:ascii="Arial" w:hAnsi="Arial" w:cs="Arial"/>
          <w:sz w:val="20"/>
          <w:lang w:val="es-ES"/>
        </w:rPr>
        <w:t xml:space="preserve"> como en el </w:t>
      </w:r>
      <w:proofErr w:type="spellStart"/>
      <w:r w:rsidRPr="00E95F35">
        <w:rPr>
          <w:rFonts w:ascii="Arial" w:hAnsi="Arial" w:cs="Arial"/>
          <w:sz w:val="20"/>
          <w:lang w:val="es-ES"/>
        </w:rPr>
        <w:t>frontend</w:t>
      </w:r>
      <w:proofErr w:type="spellEnd"/>
      <w:r w:rsidRPr="00E95F35">
        <w:rPr>
          <w:rFonts w:ascii="Arial" w:hAnsi="Arial" w:cs="Arial"/>
          <w:sz w:val="20"/>
          <w:lang w:val="es-ES"/>
        </w:rPr>
        <w:t>, con el objetivo de garantizar coherencia arquitectónica, escalabilidad y mantenibilidad del sistema.</w:t>
      </w:r>
    </w:p>
    <w:p w14:paraId="08D8533B" w14:textId="77777777" w:rsidR="00E95F35" w:rsidRPr="000F6FF8" w:rsidRDefault="00E95F35" w:rsidP="000F6FF8">
      <w:pPr>
        <w:spacing w:after="0"/>
        <w:jc w:val="both"/>
        <w:rPr>
          <w:rFonts w:ascii="Arial" w:hAnsi="Arial" w:cs="Arial"/>
          <w:sz w:val="20"/>
          <w:lang w:val="es-ES"/>
        </w:rPr>
      </w:pPr>
    </w:p>
    <w:p w14:paraId="0746F7CE" w14:textId="65249A85" w:rsidR="00E95F35" w:rsidRDefault="00E95F35" w:rsidP="00E95F35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  <w:r w:rsidRPr="00E95F35">
        <w:rPr>
          <w:rFonts w:ascii="Arial" w:hAnsi="Arial" w:cs="Arial"/>
          <w:sz w:val="20"/>
          <w:lang w:val="es-ES"/>
        </w:rPr>
        <w:t xml:space="preserve">En consecuencia, se </w:t>
      </w:r>
      <w:r>
        <w:rPr>
          <w:rFonts w:ascii="Arial" w:hAnsi="Arial" w:cs="Arial"/>
          <w:sz w:val="20"/>
          <w:lang w:val="es-ES"/>
        </w:rPr>
        <w:t>pretende aplicar estas</w:t>
      </w:r>
      <w:r w:rsidRPr="00E95F35">
        <w:rPr>
          <w:rFonts w:ascii="Arial" w:hAnsi="Arial" w:cs="Arial"/>
          <w:sz w:val="20"/>
          <w:lang w:val="es-ES"/>
        </w:rPr>
        <w:t xml:space="preserve"> prácticas de desarrollo alineadas con principios de arquitectura limpia, modularidad y resiliencia, asegurando que las nuevas implementaciones respondan eficientemente a las necesidades operativas y faciliten futuras integraciones.</w:t>
      </w:r>
      <w:commentRangeEnd w:id="18"/>
      <w:r w:rsidR="00F82AD4">
        <w:rPr>
          <w:rStyle w:val="Refdecomentario"/>
          <w:rFonts w:ascii="Cambria" w:eastAsia="MS Mincho" w:hAnsi="Cambria" w:cs="Times New Roman"/>
          <w:kern w:val="0"/>
          <w:lang w:val="es-ES_tradnl" w:eastAsia="es-ES"/>
          <w14:ligatures w14:val="none"/>
        </w:rPr>
        <w:commentReference w:id="18"/>
      </w:r>
    </w:p>
    <w:p w14:paraId="5FEEB4DA" w14:textId="77777777" w:rsidR="00E95F35" w:rsidRDefault="00E95F35" w:rsidP="00E95F35">
      <w:pPr>
        <w:pStyle w:val="Prrafodelista"/>
        <w:spacing w:after="0"/>
        <w:jc w:val="both"/>
        <w:rPr>
          <w:rFonts w:ascii="Arial" w:hAnsi="Arial" w:cs="Arial"/>
          <w:sz w:val="20"/>
          <w:lang w:val="es-ES"/>
        </w:rPr>
      </w:pP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631219FF" w14:textId="77777777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5052EFB3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los </w:t>
      </w:r>
      <w:r w:rsidR="000549BD">
        <w:rPr>
          <w:rFonts w:ascii="Arial" w:hAnsi="Arial" w:cs="Arial"/>
          <w:sz w:val="20"/>
        </w:rPr>
        <w:t xml:space="preserve">documentos </w:t>
      </w:r>
      <w:r w:rsidR="000549BD" w:rsidRPr="009A34F4">
        <w:rPr>
          <w:rFonts w:ascii="Arial" w:hAnsi="Arial" w:cs="Arial"/>
          <w:sz w:val="20"/>
        </w:rPr>
        <w:t>técnicos</w:t>
      </w:r>
      <w:r w:rsidR="000F6FF8">
        <w:rPr>
          <w:rFonts w:ascii="Arial" w:hAnsi="Arial" w:cs="Arial"/>
          <w:sz w:val="20"/>
        </w:rPr>
        <w:t xml:space="preserve"> y funcionales</w:t>
      </w:r>
      <w:r w:rsidR="00BB073C">
        <w:rPr>
          <w:rFonts w:ascii="Arial" w:hAnsi="Arial" w:cs="Arial"/>
          <w:sz w:val="20"/>
        </w:rPr>
        <w:t xml:space="preserve"> del Proyecto Comprobantes electrónicos y Anexos, En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 nuevas aplicaciones, alineadas con las políticas, procedimientos y estándares vigentes. Este proceso contempla no solo la adherencia a 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293AF38B" w14:textId="710870E5" w:rsid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</w:t>
      </w:r>
      <w:r w:rsidR="001B0FD0">
        <w:rPr>
          <w:rFonts w:ascii="Arial" w:hAnsi="Arial" w:cs="Arial"/>
          <w:sz w:val="20"/>
        </w:rPr>
        <w:t>cumplimiento a lo antes expuesto</w:t>
      </w:r>
      <w:r>
        <w:rPr>
          <w:rFonts w:ascii="Arial" w:hAnsi="Arial" w:cs="Arial"/>
          <w:sz w:val="20"/>
        </w:rPr>
        <w:t xml:space="preserve">, se </w:t>
      </w:r>
      <w:del w:id="19" w:author="Sevilla Amaya, Karen Sofia" w:date="2025-08-27T16:20:00Z" w16du:dateUtc="2025-08-27T21:20:00Z">
        <w:r w:rsidDel="00F82AD4">
          <w:rPr>
            <w:rFonts w:ascii="Arial" w:hAnsi="Arial" w:cs="Arial"/>
            <w:sz w:val="20"/>
          </w:rPr>
          <w:delText xml:space="preserve">ha </w:delText>
        </w:r>
      </w:del>
      <w:ins w:id="20" w:author="Sevilla Amaya, Karen Sofia" w:date="2025-08-27T16:20:00Z" w16du:dateUtc="2025-08-27T21:20:00Z">
        <w:r w:rsidR="00F82AD4">
          <w:rPr>
            <w:rFonts w:ascii="Arial" w:hAnsi="Arial" w:cs="Arial"/>
            <w:sz w:val="20"/>
          </w:rPr>
          <w:t>procede co</w:t>
        </w:r>
      </w:ins>
      <w:ins w:id="21" w:author="Sevilla Amaya, Karen Sofia" w:date="2025-08-27T16:21:00Z" w16du:dateUtc="2025-08-27T21:21:00Z">
        <w:r w:rsidR="00F82AD4">
          <w:rPr>
            <w:rFonts w:ascii="Arial" w:hAnsi="Arial" w:cs="Arial"/>
            <w:sz w:val="20"/>
          </w:rPr>
          <w:t xml:space="preserve">n la construcción </w:t>
        </w:r>
      </w:ins>
      <w:ins w:id="22" w:author="Sevilla Amaya, Karen Sofia" w:date="2025-08-27T17:05:00Z" w16du:dateUtc="2025-08-27T22:05:00Z">
        <w:r w:rsidR="009E7DD7">
          <w:rPr>
            <w:rFonts w:ascii="Arial" w:hAnsi="Arial" w:cs="Arial"/>
            <w:sz w:val="20"/>
          </w:rPr>
          <w:t>preliminar</w:t>
        </w:r>
      </w:ins>
      <w:ins w:id="23" w:author="Sevilla Amaya, Karen Sofia" w:date="2025-08-27T16:21:00Z" w16du:dateUtc="2025-08-27T21:21:00Z">
        <w:r w:rsidR="002B7F09">
          <w:rPr>
            <w:rFonts w:ascii="Arial" w:hAnsi="Arial" w:cs="Arial"/>
            <w:sz w:val="20"/>
          </w:rPr>
          <w:t xml:space="preserve"> </w:t>
        </w:r>
      </w:ins>
      <w:ins w:id="24" w:author="Sevilla Amaya, Karen Sofia" w:date="2025-08-27T16:20:00Z" w16du:dateUtc="2025-08-27T21:20:00Z">
        <w:r w:rsidR="00F82AD4">
          <w:rPr>
            <w:rFonts w:ascii="Arial" w:hAnsi="Arial" w:cs="Arial"/>
            <w:sz w:val="20"/>
          </w:rPr>
          <w:t xml:space="preserve"> </w:t>
        </w:r>
      </w:ins>
      <w:del w:id="25" w:author="Sevilla Amaya, Karen Sofia" w:date="2025-08-27T16:21:00Z" w16du:dateUtc="2025-08-27T21:21:00Z">
        <w:r w:rsidDel="002B7F09">
          <w:rPr>
            <w:rFonts w:ascii="Arial" w:hAnsi="Arial" w:cs="Arial"/>
            <w:sz w:val="20"/>
          </w:rPr>
          <w:delText>desarrollado una primera fase del piloto del</w:delText>
        </w:r>
      </w:del>
      <w:ins w:id="26" w:author="Sevilla Amaya, Karen Sofia" w:date="2025-08-27T16:21:00Z" w16du:dateUtc="2025-08-27T21:21:00Z">
        <w:r w:rsidR="002B7F09">
          <w:rPr>
            <w:rFonts w:ascii="Arial" w:hAnsi="Arial" w:cs="Arial"/>
            <w:sz w:val="20"/>
          </w:rPr>
          <w:t xml:space="preserve"> </w:t>
        </w:r>
      </w:ins>
      <w:ins w:id="27" w:author="Sevilla Amaya, Karen Sofia" w:date="2025-08-27T16:22:00Z" w16du:dateUtc="2025-08-27T21:22:00Z">
        <w:r w:rsidR="002B7F09">
          <w:rPr>
            <w:rFonts w:ascii="Arial" w:hAnsi="Arial" w:cs="Arial"/>
            <w:sz w:val="20"/>
          </w:rPr>
          <w:t>para el</w:t>
        </w:r>
      </w:ins>
      <w:r>
        <w:rPr>
          <w:rFonts w:ascii="Arial" w:hAnsi="Arial" w:cs="Arial"/>
          <w:sz w:val="20"/>
        </w:rPr>
        <w:t xml:space="preserve"> generador de formularios de anexos para el Proyecto Comprobantes electrónicos. </w:t>
      </w:r>
      <w:r w:rsidR="009A34F4" w:rsidRPr="009A34F4">
        <w:rPr>
          <w:rFonts w:ascii="Arial" w:hAnsi="Arial" w:cs="Arial"/>
          <w:sz w:val="20"/>
        </w:rPr>
        <w:t xml:space="preserve">Esta estrategia permite acelerar los ciclos de desarrollo, mejorar la trazabilidad de los cambios, y asegurar que las aplicaciones respondan </w:t>
      </w:r>
      <w:r>
        <w:rPr>
          <w:rFonts w:ascii="Arial" w:hAnsi="Arial" w:cs="Arial"/>
          <w:sz w:val="20"/>
        </w:rPr>
        <w:t xml:space="preserve">a cambios </w:t>
      </w:r>
      <w:r w:rsidR="009A34F4" w:rsidRPr="009A34F4">
        <w:rPr>
          <w:rFonts w:ascii="Arial" w:hAnsi="Arial" w:cs="Arial"/>
          <w:sz w:val="20"/>
        </w:rPr>
        <w:t>de forma eficiente a los requerimientos funcionales y técnicos, manteniendo la calidad, seguridad y sostenibilidad operativa.</w:t>
      </w:r>
    </w:p>
    <w:p w14:paraId="0124C8CE" w14:textId="37BA39E2" w:rsidR="000F6FF8" w:rsidRP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7826BAE8" w14:textId="77777777" w:rsidR="0011638C" w:rsidRPr="00D029AF" w:rsidRDefault="0011638C" w:rsidP="00D029AF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10E36950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>Proyecto Comprobantes electrónicos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560"/>
        <w:gridCol w:w="2815"/>
        <w:gridCol w:w="1579"/>
      </w:tblGrid>
      <w:tr w:rsidR="00A849B3" w:rsidRPr="000979D9" w14:paraId="19C1A8D9" w14:textId="77777777" w:rsidTr="00A9276D">
        <w:trPr>
          <w:trHeight w:val="675"/>
          <w:jc w:val="center"/>
        </w:trPr>
        <w:tc>
          <w:tcPr>
            <w:tcW w:w="2830" w:type="dxa"/>
            <w:shd w:val="clear" w:color="auto" w:fill="auto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commentRangeStart w:id="28"/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  <w:commentRangeEnd w:id="28"/>
            <w:r w:rsidR="002B7F09">
              <w:rPr>
                <w:rStyle w:val="Refdecomentario"/>
                <w:rFonts w:ascii="Cambria" w:eastAsia="MS Mincho" w:hAnsi="Cambria" w:cs="Times New Roman"/>
                <w:kern w:val="0"/>
                <w:lang w:val="es-ES_tradnl" w:eastAsia="es-ES"/>
                <w14:ligatures w14:val="none"/>
              </w:rPr>
              <w:commentReference w:id="28"/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815" w:type="dxa"/>
            <w:shd w:val="clear" w:color="auto" w:fill="auto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1579" w:type="dxa"/>
            <w:shd w:val="clear" w:color="auto" w:fill="auto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A0DF3" w:rsidRPr="000979D9" w14:paraId="5223852C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BEB8E11" w14:textId="15B431A0" w:rsidR="00AA0DF3" w:rsidRPr="00A9276D" w:rsidRDefault="0025514D" w:rsidP="00A849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</w:t>
            </w:r>
            <w:r w:rsidR="00262C2C"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Suscrición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ficha de personal de TH</w:t>
            </w:r>
            <w:r w:rsidR="00AA0DF3"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6B5E371" w14:textId="48B0CBDA" w:rsidR="00AA0DF3" w:rsidRPr="00A9276D" w:rsidRDefault="0025514D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Finalizado 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0AE3218C" w14:textId="57BD52AD" w:rsidR="00AA0DF3" w:rsidRPr="00A9276D" w:rsidRDefault="0025514D" w:rsidP="002551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https://sriintra01.sri.ad/portal/web/intranet/datos-personales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68AB3E0" w14:textId="4B76421C" w:rsidR="00AA0DF3" w:rsidRPr="00A9276D" w:rsidRDefault="0025514D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4C0E74" w:rsidRPr="000979D9" w14:paraId="6501DB93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181853C" w14:textId="18602A49" w:rsidR="004C0E74" w:rsidRPr="00A9276D" w:rsidRDefault="004C0E74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Suscripción de Acuerdos y Compromisos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0E10B91" w14:textId="2401C1B7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54857910" w14:textId="03109241" w:rsidR="004C0E74" w:rsidRPr="00A9276D" w:rsidRDefault="00410A2F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10A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https://campusvirtual.sri.gob.ec/course/view.php?id=3396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1F824E48" w14:textId="7F096F87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4C0E74" w:rsidRPr="000979D9" w14:paraId="3EA00BD1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FAEAD6D" w14:textId="025A04A8" w:rsidR="004C0E74" w:rsidRPr="00A9276D" w:rsidRDefault="004C0E74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Aprobación del curso virtual de inducción al SRI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B3FF8EE" w14:textId="527141A0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503D7D21" w14:textId="156F5A1F" w:rsidR="004C0E74" w:rsidRPr="00A9276D" w:rsidRDefault="00410A2F" w:rsidP="004C0E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10A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https://campusvirtual.sri.gob.ec/course/view.php?id=3698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61F63D71" w14:textId="7FB1E26C" w:rsidR="004C0E74" w:rsidRPr="00A9276D" w:rsidRDefault="004C0E74" w:rsidP="004C0E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62C2C" w:rsidRPr="000979D9" w14:paraId="72579F79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11654E90" w14:textId="53C04E54" w:rsidR="00262C2C" w:rsidRPr="00A9276D" w:rsidRDefault="00262C2C" w:rsidP="00262C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y Suscripción del Formato de Capacitación Inductiva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6839D7C" w14:textId="4DD12A2E" w:rsidR="00262C2C" w:rsidRPr="00A9276D" w:rsidRDefault="00262C2C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323DA093" w14:textId="6FD9B52A" w:rsidR="00262C2C" w:rsidRPr="00ED59E6" w:rsidRDefault="00ED59E6" w:rsidP="00262C2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https://campusvirtual.sri.gob.ec/course/view.php?id=3698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0145EB11" w14:textId="204EC7D5" w:rsidR="00262C2C" w:rsidRPr="00A9276D" w:rsidRDefault="00262C2C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62EA7" w:rsidRPr="000979D9" w14:paraId="0B03EBB7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4622F04" w14:textId="34BD7F3A" w:rsidR="00E62EA7" w:rsidRPr="00A9276D" w:rsidRDefault="00E62EA7" w:rsidP="00262C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para la conexión al acceso </w:t>
            </w:r>
            <w:r w:rsidRPr="00E62EA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remot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</w:t>
            </w:r>
            <w:r w:rsidRPr="00E62EA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VPN (Certificado digital)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5B271D6" w14:textId="2247D57D" w:rsidR="00E62EA7" w:rsidRPr="00ED59E6" w:rsidRDefault="00E62EA7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19C6003A" w14:textId="6065F442" w:rsidR="00E62EA7" w:rsidRPr="00ED59E6" w:rsidRDefault="00ED59E6" w:rsidP="00262C2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 xml:space="preserve">http://srihpsm:8080/sm/index.do </w:t>
            </w:r>
            <w:r w:rsidR="00E55507" w:rsidRPr="00ED59E6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5C03709C" w14:textId="070507CB" w:rsidR="00E62EA7" w:rsidRPr="00A9276D" w:rsidRDefault="00E62EA7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62EA7" w:rsidRPr="000979D9" w14:paraId="27C67901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07045626" w14:textId="2EAAF1B0" w:rsidR="00E62EA7" w:rsidRDefault="00EC0CF5" w:rsidP="00262C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="00E55507" w:rsidRPr="00E555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Permisos de firewall por Grupo de Usuarios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C69ADFF" w14:textId="38088564" w:rsidR="00E62EA7" w:rsidRPr="00ED59E6" w:rsidRDefault="00EC0CF5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0D44E057" w14:textId="442F871D" w:rsidR="00E62EA7" w:rsidRPr="00ED59E6" w:rsidRDefault="00ED59E6" w:rsidP="00262C2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 xml:space="preserve">http://srihpsm:8080/sm/index.do </w:t>
            </w:r>
            <w:r w:rsidR="00E55507" w:rsidRPr="00ED59E6">
              <w:rPr>
                <w:rFonts w:ascii="Arial" w:hAnsi="Arial" w:cs="Arial"/>
                <w:sz w:val="20"/>
                <w:szCs w:val="20"/>
              </w:rPr>
              <w:t>- SD478245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265F0EC6" w14:textId="41F0AF7A" w:rsidR="00E62EA7" w:rsidRPr="00A9276D" w:rsidRDefault="00EC0CF5" w:rsidP="00262C2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4C1169A4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9D47B95" w14:textId="6FC8E97E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para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acceso a la herramienta de video conferencia </w:t>
            </w:r>
            <w:proofErr w:type="spellStart"/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Teams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14:paraId="2795E7C2" w14:textId="260CFB7C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3CE8D525" w14:textId="5E09958E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 xml:space="preserve">http://srihpsm:8080/sm/index.do </w:t>
            </w:r>
            <w:r w:rsidR="00DE1F02" w:rsidRPr="00ED59E6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E55507" w:rsidRPr="00ED59E6">
              <w:rPr>
                <w:rFonts w:ascii="Arial" w:hAnsi="Arial" w:cs="Arial"/>
                <w:sz w:val="20"/>
                <w:szCs w:val="20"/>
              </w:rPr>
              <w:t>SD477699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B45B3D9" w14:textId="0E57A4DF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46A3DF3F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6F7C2A59" w14:textId="37C01EC2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el acceso de administrador de la PC 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971953E" w14:textId="5689140D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5771734" w14:textId="01C42D17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 xml:space="preserve">http://srihpsm:8080/sm/index.do </w:t>
            </w:r>
            <w:r w:rsidR="00E55507" w:rsidRPr="00ED59E6">
              <w:rPr>
                <w:rFonts w:ascii="Arial" w:hAnsi="Arial" w:cs="Arial"/>
                <w:sz w:val="20"/>
                <w:szCs w:val="20"/>
              </w:rPr>
              <w:t>- SD477593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24C22220" w14:textId="52569273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2B9013E7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462967BD" w14:textId="565AF6F5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para la reservación de IP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D7D8CB6" w14:textId="76B8A54B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148BEDCC" w14:textId="6E5840BD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 xml:space="preserve">http://srihpsm:8080/sm/index.do </w:t>
            </w:r>
            <w:r w:rsidR="00E55507" w:rsidRPr="00ED59E6">
              <w:rPr>
                <w:rFonts w:ascii="Arial" w:hAnsi="Arial" w:cs="Arial"/>
                <w:sz w:val="20"/>
                <w:szCs w:val="20"/>
              </w:rPr>
              <w:t>- SD478251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572E701E" w14:textId="025F48E4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5B3FD6D1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70E8787A" w14:textId="0D8BCCD8" w:rsidR="00EC0CF5" w:rsidRDefault="00EC0CF5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Creación del requerimiento </w:t>
            </w:r>
            <w:r w:rsidRPr="00EC0C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para el acceso a la herramienta HP.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162C866" w14:textId="334B6955" w:rsidR="00EC0CF5" w:rsidRPr="00ED59E6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5AEB011" w14:textId="0CBBA92A" w:rsidR="00EC0CF5" w:rsidRPr="00ED59E6" w:rsidRDefault="00ED59E6" w:rsidP="00EC0C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 xml:space="preserve">http://srihpsm:8080/sm/index.do </w:t>
            </w:r>
            <w:r w:rsidR="00E55507" w:rsidRPr="00ED59E6">
              <w:rPr>
                <w:rFonts w:ascii="Arial" w:hAnsi="Arial" w:cs="Arial"/>
                <w:sz w:val="20"/>
                <w:szCs w:val="20"/>
              </w:rPr>
              <w:t>- SD478576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79A57329" w14:textId="4569707D" w:rsidR="00EC0CF5" w:rsidRPr="00A9276D" w:rsidRDefault="00EC0CF5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C0CF5" w:rsidRPr="000979D9" w14:paraId="5E4C84D8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72611180" w14:textId="01D931F0" w:rsidR="00EC0CF5" w:rsidRDefault="00203B60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03B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Instalación y configuración de la herramienta SQL </w:t>
            </w:r>
            <w:proofErr w:type="spellStart"/>
            <w:r w:rsidRPr="00203B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Developers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14:paraId="10E9497F" w14:textId="44B39CA9" w:rsidR="00EC0CF5" w:rsidRDefault="00203B60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0B5597D" w14:textId="6D656686" w:rsidR="00EC0CF5" w:rsidRPr="00E62EA7" w:rsidRDefault="00203B60" w:rsidP="00EC0CF5">
            <w:pPr>
              <w:spacing w:after="0" w:line="240" w:lineRule="auto"/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 w:rsid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 w:rsid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15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Asunto: </w:t>
            </w:r>
            <w:r w:rsidRPr="00203B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Carpeta para </w:t>
            </w:r>
            <w:proofErr w:type="spellStart"/>
            <w:r w:rsidRPr="00203B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plsql</w:t>
            </w:r>
            <w:proofErr w:type="spellEnd"/>
            <w:r w:rsidRPr="00203B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203B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developer</w:t>
            </w:r>
            <w:proofErr w:type="spellEnd"/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2836EDC6" w14:textId="1506385C" w:rsidR="00EC0CF5" w:rsidRPr="00A9276D" w:rsidRDefault="003638FC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BB6AD1" w:rsidRPr="000979D9" w14:paraId="12F5EF22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6DE20B1D" w14:textId="73D54D63" w:rsidR="00BB6AD1" w:rsidRPr="00203B60" w:rsidRDefault="00BB6AD1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r</w:t>
            </w:r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eunión </w:t>
            </w:r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</w:t>
            </w:r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ifusión de alcance proyecto CEL y Anexos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3D15BC9" w14:textId="1CED5F6B" w:rsidR="00BB6AD1" w:rsidRDefault="00074E9B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1BAF86C" w14:textId="54E159C1" w:rsidR="00BB6AD1" w:rsidRPr="00A9276D" w:rsidRDefault="00BB6AD1" w:rsidP="00EC0C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5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la </w:t>
            </w:r>
            <w:proofErr w:type="spellStart"/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Coordina</w:t>
            </w:r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ción</w:t>
            </w:r>
            <w:proofErr w:type="spellEnd"/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 xml:space="preserve"> </w:t>
            </w:r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 xml:space="preserve">De </w:t>
            </w:r>
            <w:proofErr w:type="spellStart"/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Proyectos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5CD92F3C" w14:textId="3FEFEA8A" w:rsidR="00BB6AD1" w:rsidRPr="00A9276D" w:rsidRDefault="00074E9B" w:rsidP="00EC0C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0809D5" w:rsidRPr="000979D9" w14:paraId="1EE07CE4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126752E8" w14:textId="5B975EF5" w:rsidR="000809D5" w:rsidRDefault="000809D5" w:rsidP="000809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</w:t>
            </w:r>
            <w:r w:rsidR="00234BCA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Charla </w:t>
            </w:r>
            <w:proofErr w:type="spellStart"/>
            <w:r w:rsidR="00234BCA"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14:paraId="20E43EFD" w14:textId="4CF2ADF9" w:rsidR="000809D5" w:rsidRDefault="000809D5" w:rsidP="000809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F5125EE" w14:textId="53231626" w:rsidR="000809D5" w:rsidRPr="00A9276D" w:rsidRDefault="000809D5" w:rsidP="000809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5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</w:t>
            </w:r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la empresa </w:t>
            </w:r>
            <w:proofErr w:type="spellStart"/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DevNation</w:t>
            </w:r>
            <w:proofErr w:type="spellEnd"/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Red </w:t>
            </w:r>
            <w:proofErr w:type="spellStart"/>
            <w:r w:rsid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17291A3E" w14:textId="164BFDBA" w:rsidR="000809D5" w:rsidRPr="00A9276D" w:rsidRDefault="000809D5" w:rsidP="000809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34BCA" w:rsidRPr="000979D9" w14:paraId="1E70D052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81FB8C1" w14:textId="1B676477" w:rsidR="00234BCA" w:rsidRDefault="00234BCA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reunión R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equerimiento Anexo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3FFA36C" w14:textId="3DBF97A5" w:rsidR="00234BCA" w:rsidRDefault="00234BCA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712D41DE" w14:textId="1B3F8006" w:rsidR="00234BCA" w:rsidRPr="00A9276D" w:rsidRDefault="00234BCA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6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del 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Departamento De Desarrollo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7044E778" w14:textId="23F5F009" w:rsidR="00234BCA" w:rsidRPr="00A9276D" w:rsidRDefault="00234BCA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34BCA" w:rsidRPr="000979D9" w14:paraId="09152101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B9B095A" w14:textId="05807888" w:rsidR="00234BCA" w:rsidRDefault="00234BCA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reunión </w:t>
            </w:r>
            <w:proofErr w:type="spellStart"/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Weekly</w:t>
            </w:r>
            <w:proofErr w:type="spellEnd"/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Declaraciones y Anexos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5C29CF4" w14:textId="0AF0C049" w:rsidR="00234BCA" w:rsidRDefault="00234BCA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460C45FC" w14:textId="2225184C" w:rsidR="00234BCA" w:rsidRPr="00A9276D" w:rsidRDefault="00234BCA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12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del 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Departamento De Desarrollo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5FE5AC70" w14:textId="30C1098A" w:rsidR="00234BCA" w:rsidRPr="00A9276D" w:rsidRDefault="00234BCA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34BCA" w:rsidRPr="000979D9" w14:paraId="12ED95C6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0337B2C" w14:textId="6B9B5D88" w:rsidR="00234BCA" w:rsidRDefault="009B2E60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capacitación </w:t>
            </w:r>
            <w:proofErr w:type="spellStart"/>
            <w:r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Containers</w:t>
            </w:r>
            <w:proofErr w:type="spellEnd"/>
            <w:r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101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2092013" w14:textId="07344119" w:rsidR="00234BCA" w:rsidRDefault="009B2E60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7320519D" w14:textId="6DDD9C22" w:rsidR="00234BCA" w:rsidRPr="00A9276D" w:rsidRDefault="009B2E60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 w:rsidR="008F3E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13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la empresa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DevNation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Red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39E7F6A3" w14:textId="63E0B681" w:rsidR="00234BCA" w:rsidRPr="00A9276D" w:rsidRDefault="009B2E60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9B2E60" w:rsidRPr="000979D9" w14:paraId="27967925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5DE38EFD" w14:textId="1977D430" w:rsidR="009B2E60" w:rsidRDefault="008F3E8B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Asistencia a </w:t>
            </w:r>
            <w:r w:rsidRPr="008F3E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Anexos actuales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DF16463" w14:textId="01EE13D7" w:rsidR="009B2E60" w:rsidRDefault="008F3E8B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30A51A0F" w14:textId="4451357F" w:rsidR="009B2E60" w:rsidRPr="00A9276D" w:rsidRDefault="008F3E8B" w:rsidP="00234BC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13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del 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Departamento De Desarrollo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8E58119" w14:textId="2823B3E4" w:rsidR="009B2E60" w:rsidRPr="00A9276D" w:rsidRDefault="008F3E8B" w:rsidP="0023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182BD2" w:rsidRPr="000979D9" w14:paraId="5E2EB426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773DF8D5" w14:textId="6CFDF864" w:rsidR="00182BD2" w:rsidRDefault="00182BD2" w:rsidP="00182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reunión </w:t>
            </w:r>
            <w:r w:rsidRPr="00182BD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arquitectura a alto nivel de anexos con el equipo técnico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F7FEA08" w14:textId="662EFA27" w:rsidR="00182BD2" w:rsidRDefault="00182BD2" w:rsidP="00182B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0942090E" w14:textId="0794EB93" w:rsidR="00182BD2" w:rsidRPr="00A9276D" w:rsidRDefault="00182BD2" w:rsidP="00182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13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 la Coordinación de Proyectos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56210E3" w14:textId="57413084" w:rsidR="00182BD2" w:rsidRPr="00A9276D" w:rsidRDefault="00182BD2" w:rsidP="00182B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B95235" w:rsidRPr="000979D9" w14:paraId="7D37604A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DD5AD9E" w14:textId="7C4FC22A" w:rsidR="00B95235" w:rsidRDefault="00B95235" w:rsidP="00B952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capacitación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Kubernetes</w:t>
            </w:r>
            <w:proofErr w:type="spellEnd"/>
            <w:r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97252C0" w14:textId="28C13D54" w:rsidR="00B95235" w:rsidRDefault="00B95235" w:rsidP="00B952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41DD6D1C" w14:textId="7BB29069" w:rsidR="00B95235" w:rsidRPr="00A9276D" w:rsidRDefault="00B95235" w:rsidP="00B952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14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la empresa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DevNation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Red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66AFB172" w14:textId="570C8046" w:rsidR="00B95235" w:rsidRPr="00A9276D" w:rsidRDefault="00B95235" w:rsidP="00B952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00B6B" w:rsidRPr="000979D9" w14:paraId="60F99AA8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2F2B3EA0" w14:textId="0F454602" w:rsidR="00E00B6B" w:rsidRDefault="00E00B6B" w:rsidP="00B952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reunión </w:t>
            </w:r>
            <w:r w:rsidRPr="00E00B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Asuntos varios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90E5013" w14:textId="7796059D" w:rsidR="00E00B6B" w:rsidRDefault="00E00B6B" w:rsidP="00B952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2522BB7A" w14:textId="1C3F0287" w:rsidR="00E00B6B" w:rsidRPr="00A9276D" w:rsidRDefault="00E00B6B" w:rsidP="00B952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14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del 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Departamento De Desarrollo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07EF13D" w14:textId="4E66E46C" w:rsidR="00E00B6B" w:rsidRPr="00A9276D" w:rsidRDefault="00E00B6B" w:rsidP="00B952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3638FC" w:rsidRPr="000979D9" w14:paraId="31509DDF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413F5881" w14:textId="368BBBC0" w:rsidR="003638FC" w:rsidRDefault="003638FC" w:rsidP="003638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</w:t>
            </w:r>
            <w:r w:rsidRPr="003638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Anexos Core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633153F" w14:textId="49AED68F" w:rsidR="003638FC" w:rsidRDefault="003638FC" w:rsidP="00363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0C2D732" w14:textId="164930B2" w:rsidR="003638FC" w:rsidRPr="00A9276D" w:rsidRDefault="003638FC" w:rsidP="003638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15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del 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Departamento De Desarrollo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2DC673AE" w14:textId="27A60E73" w:rsidR="003638FC" w:rsidRPr="00A9276D" w:rsidRDefault="003638FC" w:rsidP="00363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3638FC" w:rsidRPr="000979D9" w14:paraId="57DAF6B2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6E50BCE8" w14:textId="7CF6D44D" w:rsidR="003638FC" w:rsidRDefault="0024227A" w:rsidP="003638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reunión </w:t>
            </w:r>
            <w:r w:rsidRPr="0024227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Afinamiento Archivo Teletrabajo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A6C1009" w14:textId="2998F1B8" w:rsidR="003638FC" w:rsidRDefault="0024227A" w:rsidP="00363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0EAFF793" w14:textId="38F3BAB6" w:rsidR="003638FC" w:rsidRPr="00A9276D" w:rsidRDefault="0024227A" w:rsidP="003638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18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del </w:t>
            </w:r>
            <w:r w:rsidRPr="00234B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Departamento De Desarrollo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0FB96EC3" w14:textId="6C433D72" w:rsidR="003638FC" w:rsidRPr="00A9276D" w:rsidRDefault="0024227A" w:rsidP="00363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803620" w:rsidRPr="000979D9" w14:paraId="16EF94DA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7CCD7ACA" w14:textId="7159783D" w:rsidR="00803620" w:rsidRDefault="00803620" w:rsidP="008036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c</w:t>
            </w:r>
            <w:r w:rsidRPr="0080362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apacitación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</w:t>
            </w:r>
            <w:r w:rsidRPr="0080362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roceso generación y recepción de anexos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1EC98DB" w14:textId="5A885BAE" w:rsidR="00803620" w:rsidRDefault="00803620" w:rsidP="008036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1CB104F8" w14:textId="60180EFE" w:rsidR="00803620" w:rsidRPr="00A9276D" w:rsidRDefault="00803620" w:rsidP="008036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20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la </w:t>
            </w:r>
            <w:proofErr w:type="spellStart"/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Coordina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ción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 xml:space="preserve"> </w:t>
            </w:r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 xml:space="preserve">De </w:t>
            </w:r>
            <w:proofErr w:type="spellStart"/>
            <w:r w:rsidRPr="00BB6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" w:eastAsia="es-EC"/>
                <w14:ligatures w14:val="none"/>
              </w:rPr>
              <w:t>Proyectos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E1857DD" w14:textId="6950DA56" w:rsidR="00803620" w:rsidRPr="00A9276D" w:rsidRDefault="00803620" w:rsidP="008036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526CDB" w:rsidRPr="000979D9" w14:paraId="70ADDF32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7AEF5950" w14:textId="699A6542" w:rsidR="00526CDB" w:rsidRDefault="00526CDB" w:rsidP="00526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capacitación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B4251AA" w14:textId="03A06440" w:rsidR="00526CDB" w:rsidRDefault="00526CDB" w:rsidP="00526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4A43CD7C" w14:textId="59C24467" w:rsidR="00526CDB" w:rsidRPr="00A9276D" w:rsidRDefault="00526CDB" w:rsidP="00526C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20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la empresa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DevNation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Red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262EE903" w14:textId="218145EA" w:rsidR="00526CDB" w:rsidRPr="00A9276D" w:rsidRDefault="00526CDB" w:rsidP="00526CD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72570" w:rsidRPr="000979D9" w14:paraId="13171161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0D515C6B" w14:textId="1AD48EB9" w:rsidR="00272570" w:rsidRDefault="00272570" w:rsidP="0027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Asistencia a capacitación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Pr="009B2E6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II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55323EE" w14:textId="6806F3B7" w:rsidR="00272570" w:rsidRDefault="00272570" w:rsidP="002725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619617A2" w14:textId="6BDC3F9C" w:rsidR="00272570" w:rsidRPr="00A9276D" w:rsidRDefault="00272570" w:rsidP="0027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Mediante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agenda de c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orreo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lectrónico 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22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agosto</w:t>
            </w: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2025,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 la empresa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DevNation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- Red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56158834" w14:textId="0F8FCDBD" w:rsidR="00272570" w:rsidRPr="00A9276D" w:rsidRDefault="00272570" w:rsidP="002725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272570" w:rsidRPr="000979D9" w14:paraId="12C3F791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5D585EBC" w14:textId="06C045B9" w:rsidR="00272570" w:rsidRDefault="002B181D" w:rsidP="0027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ins w:id="29" w:author="Sevilla Amaya, Karen Sofia" w:date="2025-08-27T17:24:00Z" w16du:dateUtc="2025-08-27T22:24:00Z">
              <w: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t xml:space="preserve">Revisión y </w:t>
              </w:r>
            </w:ins>
            <w:r w:rsid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Análisis del documento </w:t>
            </w:r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Estándar de Desarrollo Tecnológico </w:t>
            </w:r>
            <w:proofErr w:type="spellStart"/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-Arquitectura Resiliente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23728EB" w14:textId="4C5B9728" w:rsidR="00272570" w:rsidRDefault="003305E3" w:rsidP="002725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392971F3" w14:textId="14C4E6C0" w:rsidR="00272570" w:rsidRPr="00A9276D" w:rsidRDefault="003305E3" w:rsidP="002725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commentRangeStart w:id="30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\\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UIOP2CEAV300725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\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informacionCompartida\proyectoAnexos\arquitecturaResiliente</w:t>
            </w:r>
            <w:commentRangeEnd w:id="30"/>
            <w:r w:rsidR="003876E9">
              <w:rPr>
                <w:rStyle w:val="Refdecomentario"/>
                <w:rFonts w:ascii="Cambria" w:eastAsia="MS Mincho" w:hAnsi="Cambria" w:cs="Times New Roman"/>
                <w:kern w:val="0"/>
                <w:lang w:val="es-ES_tradnl" w:eastAsia="es-ES"/>
                <w14:ligatures w14:val="none"/>
              </w:rPr>
              <w:commentReference w:id="30"/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0605420F" w14:textId="42C9F790" w:rsidR="00272570" w:rsidRPr="00A9276D" w:rsidRDefault="003305E3" w:rsidP="002725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3305E3" w:rsidRPr="000979D9" w14:paraId="47C7D30F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465A8410" w14:textId="69386016" w:rsidR="003305E3" w:rsidRDefault="002B181D" w:rsidP="003305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ins w:id="31" w:author="Sevilla Amaya, Karen Sofia" w:date="2025-08-27T17:24:00Z" w16du:dateUtc="2025-08-27T22:24:00Z">
              <w: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t xml:space="preserve">Revisión y </w:t>
              </w:r>
            </w:ins>
            <w:r w:rsid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Análisis del documento </w:t>
            </w:r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Estándar de Desarrollo Aplicaciones Web – </w:t>
            </w:r>
            <w:proofErr w:type="spellStart"/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</w:t>
            </w:r>
            <w:r w:rsidR="00E0559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</w:t>
            </w:r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proofErr w:type="spellEnd"/>
            <w:r w:rsidR="003305E3"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9893E72" w14:textId="31B93399" w:rsidR="003305E3" w:rsidRDefault="003305E3" w:rsidP="003305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412D4CB8" w14:textId="28FD3C5D" w:rsidR="003305E3" w:rsidRDefault="003305E3" w:rsidP="003305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\\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UIOP2CEAV300725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\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informacionCompartida\proyectoAnexos\arquitecturaResiliente</w:t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01E4F641" w14:textId="16019614" w:rsidR="003305E3" w:rsidRPr="00A9276D" w:rsidRDefault="003305E3" w:rsidP="003305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3305E3" w:rsidRPr="000979D9" w14:paraId="242ECF93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17BD9997" w14:textId="0D10ECC6" w:rsidR="003305E3" w:rsidRDefault="002B181D" w:rsidP="003305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ins w:id="32" w:author="Sevilla Amaya, Karen Sofia" w:date="2025-08-27T17:24:00Z" w16du:dateUtc="2025-08-27T22:24:00Z">
              <w: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t xml:space="preserve">Revisión y </w:t>
              </w:r>
            </w:ins>
            <w:r w:rsidR="00E0559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Análisis del documento </w:t>
            </w:r>
            <w:r w:rsidR="00E05595" w:rsidRPr="00E0559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Arquitectura Preliminar de la Solución Tecnológica Entrega y Recepción de Información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FB9FFF5" w14:textId="6908988B" w:rsidR="003305E3" w:rsidRDefault="003305E3" w:rsidP="003305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7D9D4C7E" w14:textId="09D0EFB4" w:rsidR="003305E3" w:rsidRDefault="003305E3" w:rsidP="003305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commentRangeStart w:id="33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\\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UIOP2CEAV300725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\</w:t>
            </w:r>
            <w:r w:rsidRPr="003305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informacionCompartida\proyectoAnexos\arquitecturaResiliente</w:t>
            </w:r>
            <w:commentRangeEnd w:id="33"/>
            <w:r w:rsidR="003876E9">
              <w:rPr>
                <w:rStyle w:val="Refdecomentario"/>
                <w:rFonts w:ascii="Cambria" w:eastAsia="MS Mincho" w:hAnsi="Cambria" w:cs="Times New Roman"/>
                <w:kern w:val="0"/>
                <w:lang w:val="es-ES_tradnl" w:eastAsia="es-ES"/>
                <w14:ligatures w14:val="none"/>
              </w:rPr>
              <w:commentReference w:id="33"/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168C6C98" w14:textId="2F8892C0" w:rsidR="003305E3" w:rsidRPr="00A9276D" w:rsidRDefault="003305E3" w:rsidP="003305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</w:p>
        </w:tc>
      </w:tr>
      <w:tr w:rsidR="00E55507" w:rsidRPr="000979D9" w14:paraId="4F0349FE" w14:textId="77777777" w:rsidTr="00A9276D">
        <w:trPr>
          <w:trHeight w:val="901"/>
          <w:jc w:val="center"/>
        </w:trPr>
        <w:tc>
          <w:tcPr>
            <w:tcW w:w="2830" w:type="dxa"/>
            <w:shd w:val="clear" w:color="auto" w:fill="auto"/>
            <w:vAlign w:val="center"/>
          </w:tcPr>
          <w:p w14:paraId="3929BFE0" w14:textId="3E0116E6" w:rsidR="00E55507" w:rsidRDefault="00E55507" w:rsidP="003305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del w:id="34" w:author="Sevilla Amaya, Karen Sofia" w:date="2025-08-27T17:04:00Z" w16du:dateUtc="2025-08-27T22:04:00Z">
              <w:r w:rsidDel="00A82E41">
                <w:rPr>
                  <w:rFonts w:ascii="Arial" w:hAnsi="Arial" w:cs="Arial"/>
                  <w:sz w:val="20"/>
                </w:rPr>
                <w:delText>Primera fase del</w:delText>
              </w:r>
            </w:del>
            <w:ins w:id="35" w:author="Sevilla Amaya, Karen Sofia" w:date="2025-08-27T17:04:00Z" w16du:dateUtc="2025-08-27T22:04:00Z">
              <w:r w:rsidR="00A82E41">
                <w:rPr>
                  <w:rFonts w:ascii="Arial" w:hAnsi="Arial" w:cs="Arial"/>
                  <w:sz w:val="20"/>
                </w:rPr>
                <w:t>Construcción</w:t>
              </w:r>
            </w:ins>
            <w:r>
              <w:rPr>
                <w:rFonts w:ascii="Arial" w:hAnsi="Arial" w:cs="Arial"/>
                <w:sz w:val="20"/>
              </w:rPr>
              <w:t xml:space="preserve"> </w:t>
            </w:r>
            <w:del w:id="36" w:author="Sevilla Amaya, Karen Sofia" w:date="2025-08-27T17:04:00Z" w16du:dateUtc="2025-08-27T22:04:00Z">
              <w:r w:rsidDel="00FF478A">
                <w:rPr>
                  <w:rFonts w:ascii="Arial" w:hAnsi="Arial" w:cs="Arial"/>
                  <w:sz w:val="20"/>
                </w:rPr>
                <w:delText>pilot</w:delText>
              </w:r>
            </w:del>
            <w:ins w:id="37" w:author="Sevilla Amaya, Karen Sofia" w:date="2025-08-27T17:04:00Z" w16du:dateUtc="2025-08-27T22:04:00Z">
              <w:r w:rsidR="00FF478A">
                <w:rPr>
                  <w:rFonts w:ascii="Arial" w:hAnsi="Arial" w:cs="Arial"/>
                  <w:sz w:val="20"/>
                </w:rPr>
                <w:t>preliminar</w:t>
              </w:r>
            </w:ins>
            <w:del w:id="38" w:author="Sevilla Amaya, Karen Sofia" w:date="2025-08-27T17:04:00Z" w16du:dateUtc="2025-08-27T22:04:00Z">
              <w:r w:rsidDel="00FF478A">
                <w:rPr>
                  <w:rFonts w:ascii="Arial" w:hAnsi="Arial" w:cs="Arial"/>
                  <w:sz w:val="20"/>
                </w:rPr>
                <w:delText xml:space="preserve">o </w:delText>
              </w:r>
            </w:del>
            <w:ins w:id="39" w:author="Sevilla Amaya, Karen Sofia" w:date="2025-08-27T17:04:00Z" w16du:dateUtc="2025-08-27T22:04:00Z">
              <w:r w:rsidR="00FF478A">
                <w:rPr>
                  <w:rFonts w:ascii="Arial" w:hAnsi="Arial" w:cs="Arial"/>
                  <w:sz w:val="20"/>
                </w:rPr>
                <w:t xml:space="preserve"> </w:t>
              </w:r>
            </w:ins>
            <w:r>
              <w:rPr>
                <w:rFonts w:ascii="Arial" w:hAnsi="Arial" w:cs="Arial"/>
                <w:sz w:val="20"/>
              </w:rPr>
              <w:t>del generador de formularios de anexos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1B2B651" w14:textId="48EC1448" w:rsidR="00E55507" w:rsidRDefault="00ED59E6" w:rsidP="003305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En proceso </w:t>
            </w:r>
            <w:del w:id="40" w:author="Sevilla Amaya, Karen Sofia" w:date="2025-08-27T17:03:00Z" w16du:dateUtc="2025-08-27T22:03:00Z">
              <w:r w:rsidR="00E55507" w:rsidDel="0083560A"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delText>10%</w:delText>
              </w:r>
            </w:del>
          </w:p>
        </w:tc>
        <w:tc>
          <w:tcPr>
            <w:tcW w:w="2815" w:type="dxa"/>
            <w:shd w:val="clear" w:color="auto" w:fill="auto"/>
            <w:vAlign w:val="center"/>
          </w:tcPr>
          <w:p w14:paraId="1008EEE9" w14:textId="5827AE74" w:rsidR="00E55507" w:rsidRDefault="00E55507" w:rsidP="003305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commentRangeStart w:id="41"/>
            <w:del w:id="42" w:author="Sevilla Amaya, Karen Sofia" w:date="2025-08-27T17:52:00Z" w16du:dateUtc="2025-08-27T22:52:00Z">
              <w:r w:rsidDel="003876E9"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delText>\\</w:delText>
              </w:r>
              <w:r w:rsidRPr="003305E3" w:rsidDel="003876E9"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delText>UIOP2CEAV300725</w:delText>
              </w:r>
              <w:r w:rsidDel="003876E9"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delText>\</w:delText>
              </w:r>
              <w:r w:rsidRPr="003305E3" w:rsidDel="003876E9"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delText>informacionCompartida\proyectoAnexos\</w:delText>
              </w:r>
              <w:r w:rsidRPr="00E55507" w:rsidDel="003876E9"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EC"/>
                  <w14:ligatures w14:val="none"/>
                </w:rPr>
                <w:delText>pilotoFrontendAnexos</w:delText>
              </w:r>
            </w:del>
            <w:commentRangeEnd w:id="41"/>
            <w:r w:rsidR="003876E9">
              <w:rPr>
                <w:rStyle w:val="Refdecomentario"/>
                <w:rFonts w:ascii="Cambria" w:eastAsia="MS Mincho" w:hAnsi="Cambria" w:cs="Times New Roman"/>
                <w:kern w:val="0"/>
                <w:lang w:val="es-ES_tradnl" w:eastAsia="es-ES"/>
                <w14:ligatures w14:val="none"/>
              </w:rPr>
              <w:commentReference w:id="41"/>
            </w:r>
          </w:p>
        </w:tc>
        <w:tc>
          <w:tcPr>
            <w:tcW w:w="1579" w:type="dxa"/>
            <w:shd w:val="clear" w:color="auto" w:fill="auto"/>
            <w:noWrap/>
            <w:vAlign w:val="center"/>
          </w:tcPr>
          <w:p w14:paraId="41C21DF0" w14:textId="1A4F8B96" w:rsidR="00E55507" w:rsidRPr="00A9276D" w:rsidRDefault="00E55507" w:rsidP="003305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commentRangeStart w:id="43"/>
            <w:r w:rsidRPr="00A927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N/A</w:t>
            </w:r>
            <w:commentRangeEnd w:id="43"/>
            <w:r w:rsidR="003876E9">
              <w:rPr>
                <w:rStyle w:val="Refdecomentario"/>
                <w:rFonts w:ascii="Cambria" w:eastAsia="MS Mincho" w:hAnsi="Cambria" w:cs="Times New Roman"/>
                <w:kern w:val="0"/>
                <w:lang w:val="es-ES_tradnl" w:eastAsia="es-ES"/>
                <w14:ligatures w14:val="none"/>
              </w:rPr>
              <w:commentReference w:id="43"/>
            </w:r>
          </w:p>
        </w:tc>
      </w:tr>
    </w:tbl>
    <w:p w14:paraId="4FE97036" w14:textId="77777777" w:rsidR="00A56939" w:rsidRPr="00A6332F" w:rsidRDefault="00A56939" w:rsidP="00A56939">
      <w:pPr>
        <w:rPr>
          <w:rFonts w:ascii="Arial" w:hAnsi="Arial" w:cs="Arial"/>
          <w:i/>
          <w:color w:val="548DD4"/>
          <w:sz w:val="20"/>
        </w:rPr>
      </w:pPr>
    </w:p>
    <w:p w14:paraId="2D16277C" w14:textId="77777777" w:rsidR="001B0FD0" w:rsidRDefault="001B0FD0" w:rsidP="00A56939">
      <w:pPr>
        <w:jc w:val="both"/>
        <w:rPr>
          <w:rFonts w:ascii="Arial" w:hAnsi="Arial" w:cs="Arial"/>
          <w:sz w:val="20"/>
        </w:rPr>
      </w:pPr>
    </w:p>
    <w:p w14:paraId="75B69DD4" w14:textId="77777777" w:rsidR="001B0FD0" w:rsidRDefault="001B0FD0" w:rsidP="00A56939">
      <w:pPr>
        <w:jc w:val="both"/>
        <w:rPr>
          <w:rFonts w:ascii="Arial" w:hAnsi="Arial" w:cs="Arial"/>
          <w:sz w:val="20"/>
        </w:rPr>
      </w:pPr>
    </w:p>
    <w:p w14:paraId="437941D2" w14:textId="45F57C84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0EC1BD0F" w14:textId="77777777" w:rsidR="00A56939" w:rsidRDefault="00A56939" w:rsidP="00A56939">
      <w:pPr>
        <w:rPr>
          <w:rFonts w:ascii="Arial" w:hAnsi="Arial" w:cs="Arial"/>
          <w:sz w:val="20"/>
        </w:rPr>
      </w:pP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p w14:paraId="4792B764" w14:textId="7FEA5C19" w:rsidR="00A56939" w:rsidRDefault="00A56939" w:rsidP="00A56939">
      <w:pPr>
        <w:rPr>
          <w:rFonts w:ascii="Arial" w:hAnsi="Arial" w:cs="Arial"/>
          <w:sz w:val="20"/>
        </w:rPr>
      </w:pPr>
    </w:p>
    <w:p w14:paraId="629262B3" w14:textId="62E5C0A2" w:rsidR="00A56939" w:rsidRDefault="00A77381" w:rsidP="00A56939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69D69" wp14:editId="41548931">
                <wp:simplePos x="0" y="0"/>
                <wp:positionH relativeFrom="column">
                  <wp:posOffset>3146323</wp:posOffset>
                </wp:positionH>
                <wp:positionV relativeFrom="paragraph">
                  <wp:posOffset>218029</wp:posOffset>
                </wp:positionV>
                <wp:extent cx="2152650" cy="9525"/>
                <wp:effectExtent l="0" t="0" r="19050" b="28575"/>
                <wp:wrapNone/>
                <wp:docPr id="65338488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F7FD1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75pt,17.15pt" to="417.2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692CD" wp14:editId="631FFF68">
                <wp:simplePos x="0" y="0"/>
                <wp:positionH relativeFrom="column">
                  <wp:posOffset>13974</wp:posOffset>
                </wp:positionH>
                <wp:positionV relativeFrom="paragraph">
                  <wp:posOffset>232493</wp:posOffset>
                </wp:positionV>
                <wp:extent cx="2008508" cy="6332"/>
                <wp:effectExtent l="0" t="0" r="29845" b="32385"/>
                <wp:wrapNone/>
                <wp:docPr id="43339319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8508" cy="63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76F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18.3pt" to="159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  </w:t>
      </w:r>
    </w:p>
    <w:p w14:paraId="032075F7" w14:textId="0673FFC6" w:rsidR="00A05DBD" w:rsidRPr="0098267E" w:rsidRDefault="00DC070E" w:rsidP="00A05DBD">
      <w:pPr>
        <w:jc w:val="center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Carlos </w:t>
      </w:r>
      <w:r w:rsidR="000D47CE">
        <w:rPr>
          <w:rFonts w:ascii="Arial" w:hAnsi="Arial" w:cs="Arial"/>
          <w:bCs/>
          <w:sz w:val="20"/>
        </w:rPr>
        <w:t xml:space="preserve">Eduardo </w:t>
      </w:r>
      <w:r>
        <w:rPr>
          <w:rFonts w:ascii="Arial" w:hAnsi="Arial" w:cs="Arial"/>
          <w:bCs/>
          <w:sz w:val="20"/>
        </w:rPr>
        <w:t>Anchundia</w:t>
      </w:r>
      <w:r w:rsidR="00A56939" w:rsidRPr="0098267E">
        <w:rPr>
          <w:rFonts w:ascii="Arial" w:hAnsi="Arial" w:cs="Arial"/>
          <w:bCs/>
          <w:sz w:val="20"/>
        </w:rPr>
        <w:t xml:space="preserve"> </w:t>
      </w:r>
      <w:r w:rsidR="000D47CE">
        <w:rPr>
          <w:rFonts w:ascii="Arial" w:hAnsi="Arial" w:cs="Arial"/>
          <w:bCs/>
          <w:sz w:val="20"/>
        </w:rPr>
        <w:t>Valencia</w:t>
      </w:r>
      <w:r w:rsidR="000D47CE">
        <w:rPr>
          <w:rFonts w:ascii="Arial" w:hAnsi="Arial" w:cs="Arial"/>
          <w:bCs/>
          <w:sz w:val="20"/>
        </w:rPr>
        <w:tab/>
      </w:r>
      <w:r w:rsidR="00A56939" w:rsidRPr="0098267E">
        <w:rPr>
          <w:rFonts w:ascii="Arial" w:hAnsi="Arial" w:cs="Arial"/>
          <w:bCs/>
          <w:sz w:val="20"/>
        </w:rPr>
        <w:tab/>
      </w:r>
      <w:r w:rsidR="00A56939" w:rsidRPr="0098267E">
        <w:rPr>
          <w:rFonts w:ascii="Arial" w:hAnsi="Arial" w:cs="Arial"/>
          <w:bCs/>
          <w:sz w:val="20"/>
        </w:rPr>
        <w:tab/>
      </w:r>
      <w:del w:id="44" w:author="Sevilla Amaya, Karen Sofia" w:date="2025-08-27T15:11:00Z" w16du:dateUtc="2025-08-27T20:11:00Z">
        <w:r w:rsidR="000D47CE" w:rsidRPr="000D47CE" w:rsidDel="00A05DBD">
          <w:rPr>
            <w:rFonts w:ascii="Arial" w:hAnsi="Arial" w:cs="Arial"/>
            <w:bCs/>
            <w:sz w:val="20"/>
          </w:rPr>
          <w:delText>Alexandra Elizabeth Pasquel Pintado</w:delText>
        </w:r>
      </w:del>
      <w:ins w:id="45" w:author="Sevilla Amaya, Karen Sofia" w:date="2025-08-27T15:11:00Z" w16du:dateUtc="2025-08-27T20:11:00Z">
        <w:r w:rsidR="00A05DBD">
          <w:rPr>
            <w:rFonts w:ascii="Arial" w:hAnsi="Arial" w:cs="Arial"/>
            <w:bCs/>
            <w:sz w:val="20"/>
          </w:rPr>
          <w:t>Dora Margarita Espinosa Flores</w:t>
        </w:r>
      </w:ins>
    </w:p>
    <w:p w14:paraId="2E126D66" w14:textId="1F55B73B" w:rsidR="00A56939" w:rsidRPr="0098267E" w:rsidRDefault="00C10A27" w:rsidP="00A9276D">
      <w:pPr>
        <w:spacing w:after="0"/>
        <w:ind w:left="4950" w:hanging="4950"/>
        <w:rPr>
          <w:u w:val="single"/>
        </w:rPr>
      </w:pPr>
      <w:r w:rsidRPr="00C10A27">
        <w:rPr>
          <w:rFonts w:ascii="Arial" w:hAnsi="Arial" w:cs="Arial"/>
          <w:b/>
          <w:bCs/>
          <w:sz w:val="20"/>
        </w:rPr>
        <w:t xml:space="preserve">Especialista </w:t>
      </w:r>
      <w:r w:rsidR="00DC070E">
        <w:rPr>
          <w:rFonts w:ascii="Arial" w:hAnsi="Arial" w:cs="Arial"/>
          <w:b/>
          <w:bCs/>
          <w:sz w:val="20"/>
        </w:rPr>
        <w:t>de Desarrollo</w:t>
      </w:r>
      <w:r>
        <w:rPr>
          <w:rFonts w:ascii="Arial" w:hAnsi="Arial" w:cs="Arial"/>
          <w:b/>
          <w:bCs/>
          <w:sz w:val="20"/>
        </w:rPr>
        <w:tab/>
      </w:r>
      <w:r w:rsidR="00DC070E" w:rsidRPr="00DC070E">
        <w:rPr>
          <w:rFonts w:ascii="Arial" w:hAnsi="Arial" w:cs="Arial"/>
          <w:b/>
          <w:bCs/>
          <w:sz w:val="20"/>
        </w:rPr>
        <w:t>Coordinador Nacional de Desarrollo y Mantenimiento</w:t>
      </w:r>
      <w:ins w:id="46" w:author="Sevilla Amaya, Karen Sofia" w:date="2025-08-27T15:11:00Z" w16du:dateUtc="2025-08-27T20:11:00Z">
        <w:r w:rsidR="00A05DBD">
          <w:rPr>
            <w:rFonts w:ascii="Arial" w:hAnsi="Arial" w:cs="Arial"/>
            <w:b/>
            <w:bCs/>
            <w:sz w:val="20"/>
          </w:rPr>
          <w:t xml:space="preserve"> (S)</w:t>
        </w:r>
      </w:ins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evilla Amaya, Karen Sofia" w:date="2025-08-27T16:10:00Z" w:initials="KS">
    <w:p w14:paraId="42320DE0" w14:textId="77777777" w:rsidR="00F82AD4" w:rsidRDefault="00F82AD4" w:rsidP="00F82AD4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Especificar los requerimientos atendidos o en atención por ejemplo:  Como parte de la gestión de requerimientos asignados, se procede con:</w:t>
      </w:r>
    </w:p>
    <w:p w14:paraId="154B1A54" w14:textId="77777777" w:rsidR="00F82AD4" w:rsidRDefault="00F82AD4" w:rsidP="00F82AD4">
      <w:pPr>
        <w:pStyle w:val="Textocomentario"/>
      </w:pPr>
      <w:r>
        <w:rPr>
          <w:lang w:val="es-ES"/>
        </w:rPr>
        <w:t>- las configuraciones iniciales para los accesos a las herramientas institucionales.</w:t>
      </w:r>
    </w:p>
    <w:p w14:paraId="7D3DB4B8" w14:textId="77777777" w:rsidR="00F82AD4" w:rsidRDefault="00F82AD4" w:rsidP="00F82AD4">
      <w:pPr>
        <w:pStyle w:val="Textocomentario"/>
        <w:ind w:left="300"/>
      </w:pPr>
      <w:r>
        <w:rPr>
          <w:lang w:val="es-ES"/>
        </w:rPr>
        <w:t xml:space="preserve">La revisión de la documentación técnica del sistema actual de anexos </w:t>
      </w:r>
    </w:p>
    <w:p w14:paraId="434AFD7D" w14:textId="77777777" w:rsidR="00F82AD4" w:rsidRDefault="00F82AD4" w:rsidP="00F82AD4">
      <w:pPr>
        <w:pStyle w:val="Textocomentario"/>
        <w:ind w:left="300"/>
      </w:pPr>
      <w:r>
        <w:rPr>
          <w:lang w:val="es-ES"/>
        </w:rPr>
        <w:t>Asistencia y participación en capacitaciones respecto de la nueva arquitectura</w:t>
      </w:r>
    </w:p>
    <w:p w14:paraId="0CD37FF9" w14:textId="77777777" w:rsidR="00F82AD4" w:rsidRDefault="00F82AD4" w:rsidP="00F82AD4">
      <w:pPr>
        <w:pStyle w:val="Textocomentario"/>
        <w:ind w:left="300"/>
      </w:pPr>
      <w:r>
        <w:rPr>
          <w:lang w:val="es-ES"/>
        </w:rPr>
        <w:t xml:space="preserve">Analisis técnico para solución automatizada para solventar la necesidad de la  configuración mediante una interfaz de un  json multinivel  </w:t>
      </w:r>
    </w:p>
  </w:comment>
  <w:comment w:id="5" w:author="Sevilla Amaya, Karen Sofia" w:date="2025-08-27T16:11:00Z" w:initials="KS">
    <w:p w14:paraId="72BCC957" w14:textId="77777777" w:rsidR="00F82AD4" w:rsidRDefault="00F82AD4" w:rsidP="00F82AD4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No aplica al momento solución de problemas ya que los requerimientos no han sido catalogados como tal lo descrito puedes colocarle como aención de requerimiento que cosnta en el punto 1</w:t>
      </w:r>
    </w:p>
  </w:comment>
  <w:comment w:id="18" w:author="Sevilla Amaya, Karen Sofia" w:date="2025-08-27T16:19:00Z" w:initials="KS">
    <w:p w14:paraId="4848D880" w14:textId="77777777" w:rsidR="00F82AD4" w:rsidRDefault="00F82AD4" w:rsidP="00F82AD4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No aplica es solo para aplicaciones institucionales existentes es decir una mejora sobre codificación ya realizada, lo descrito puedes colocarle en el item 4 que tienes</w:t>
      </w:r>
    </w:p>
  </w:comment>
  <w:comment w:id="28" w:author="Sevilla Amaya, Karen Sofia" w:date="2025-08-27T16:24:00Z" w:initials="KS">
    <w:p w14:paraId="7F7FD424" w14:textId="77777777" w:rsidR="005D334B" w:rsidRDefault="002B7F09" w:rsidP="005D334B">
      <w:pPr>
        <w:pStyle w:val="Textocomentario"/>
      </w:pPr>
      <w:r>
        <w:rPr>
          <w:rStyle w:val="Refdecomentario"/>
        </w:rPr>
        <w:annotationRef/>
      </w:r>
      <w:r w:rsidR="005D334B">
        <w:rPr>
          <w:lang w:val="es-ES"/>
        </w:rPr>
        <w:t xml:space="preserve">En esta columna  hacer referencia, en los casos que corresponda  a los requerimientos de HP que han sido atendidos por cada uno de ustedes, es decir aquí se debe mencionar los requerimientos creados por Dorita y Rodrigo y por mi </w:t>
      </w:r>
    </w:p>
  </w:comment>
  <w:comment w:id="30" w:author="Sevilla Amaya, Karen Sofia" w:date="2025-08-27T17:51:00Z" w:initials="KS">
    <w:p w14:paraId="21F767E5" w14:textId="77777777" w:rsidR="003876E9" w:rsidRDefault="003876E9" w:rsidP="003876E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Estos repositorios deben ser repositorios institucionales como alfresco , aquí mas bien puedes hacer referencia a la url del requerimiento de Dorita </w:t>
      </w:r>
    </w:p>
  </w:comment>
  <w:comment w:id="33" w:author="Sevilla Amaya, Karen Sofia" w:date="2025-08-27T17:52:00Z" w:initials="KS">
    <w:p w14:paraId="1FA63591" w14:textId="77777777" w:rsidR="003876E9" w:rsidRDefault="003876E9" w:rsidP="003876E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Deben ser repositorios institucionales</w:t>
      </w:r>
    </w:p>
  </w:comment>
  <w:comment w:id="41" w:author="Sevilla Amaya, Karen Sofia" w:date="2025-08-27T17:52:00Z" w:initials="KS">
    <w:p w14:paraId="12E12AC0" w14:textId="77777777" w:rsidR="003876E9" w:rsidRDefault="003876E9" w:rsidP="003876E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Debe ser el repositorio del requerimiento de HP asignado</w:t>
      </w:r>
    </w:p>
  </w:comment>
  <w:comment w:id="43" w:author="Sevilla Amaya, Karen Sofia" w:date="2025-08-27T17:53:00Z" w:initials="KS">
    <w:p w14:paraId="0D3FA3CC" w14:textId="77777777" w:rsidR="003876E9" w:rsidRDefault="003876E9" w:rsidP="003876E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Aquí puedes indicar las actividades realizadas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D37FF9" w15:done="0"/>
  <w15:commentEx w15:paraId="72BCC957" w15:done="0"/>
  <w15:commentEx w15:paraId="4848D880" w15:done="0"/>
  <w15:commentEx w15:paraId="7F7FD424" w15:done="0"/>
  <w15:commentEx w15:paraId="21F767E5" w15:done="0"/>
  <w15:commentEx w15:paraId="1FA63591" w15:done="0"/>
  <w15:commentEx w15:paraId="12E12AC0" w15:done="0"/>
  <w15:commentEx w15:paraId="0D3FA3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9691D5" w16cex:dateUtc="2025-08-27T21:10:00Z"/>
  <w16cex:commentExtensible w16cex:durableId="2524B426" w16cex:dateUtc="2025-08-27T21:11:00Z"/>
  <w16cex:commentExtensible w16cex:durableId="57B8A266" w16cex:dateUtc="2025-08-27T21:19:00Z"/>
  <w16cex:commentExtensible w16cex:durableId="6B65546A" w16cex:dateUtc="2025-08-27T21:24:00Z"/>
  <w16cex:commentExtensible w16cex:durableId="12EFDF6A" w16cex:dateUtc="2025-08-27T22:51:00Z"/>
  <w16cex:commentExtensible w16cex:durableId="770200ED" w16cex:dateUtc="2025-08-27T22:52:00Z"/>
  <w16cex:commentExtensible w16cex:durableId="2AC3FDA8" w16cex:dateUtc="2025-08-27T22:52:00Z"/>
  <w16cex:commentExtensible w16cex:durableId="3BAFC154" w16cex:dateUtc="2025-08-27T2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D37FF9" w16cid:durableId="279691D5"/>
  <w16cid:commentId w16cid:paraId="72BCC957" w16cid:durableId="2524B426"/>
  <w16cid:commentId w16cid:paraId="4848D880" w16cid:durableId="57B8A266"/>
  <w16cid:commentId w16cid:paraId="7F7FD424" w16cid:durableId="6B65546A"/>
  <w16cid:commentId w16cid:paraId="21F767E5" w16cid:durableId="12EFDF6A"/>
  <w16cid:commentId w16cid:paraId="1FA63591" w16cid:durableId="770200ED"/>
  <w16cid:commentId w16cid:paraId="12E12AC0" w16cid:durableId="2AC3FDA8"/>
  <w16cid:commentId w16cid:paraId="0D3FA3CC" w16cid:durableId="3BAFC1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F478" w14:textId="77777777" w:rsidR="00435455" w:rsidRDefault="00435455" w:rsidP="00101805">
      <w:pPr>
        <w:spacing w:after="0" w:line="240" w:lineRule="auto"/>
      </w:pPr>
      <w:r>
        <w:separator/>
      </w:r>
    </w:p>
  </w:endnote>
  <w:endnote w:type="continuationSeparator" w:id="0">
    <w:p w14:paraId="265BC056" w14:textId="77777777" w:rsidR="00435455" w:rsidRDefault="00435455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E853" w14:textId="77777777" w:rsidR="00435455" w:rsidRDefault="00435455" w:rsidP="00101805">
      <w:pPr>
        <w:spacing w:after="0" w:line="240" w:lineRule="auto"/>
      </w:pPr>
      <w:r>
        <w:separator/>
      </w:r>
    </w:p>
  </w:footnote>
  <w:footnote w:type="continuationSeparator" w:id="0">
    <w:p w14:paraId="5AAAD875" w14:textId="77777777" w:rsidR="00435455" w:rsidRDefault="00435455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3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villa Amaya, Karen Sofia">
    <w15:presenceInfo w15:providerId="AD" w15:userId="S::kssevilla@sri.gob.ec::6dff90bc-d9ab-46b4-a054-01a1bcafc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20E54"/>
    <w:rsid w:val="00027C88"/>
    <w:rsid w:val="000549BD"/>
    <w:rsid w:val="00074E9B"/>
    <w:rsid w:val="000809D5"/>
    <w:rsid w:val="00091E0E"/>
    <w:rsid w:val="000979D9"/>
    <w:rsid w:val="000D47CE"/>
    <w:rsid w:val="000F6FF8"/>
    <w:rsid w:val="001014AB"/>
    <w:rsid w:val="001014BC"/>
    <w:rsid w:val="00101805"/>
    <w:rsid w:val="00101D21"/>
    <w:rsid w:val="0011638C"/>
    <w:rsid w:val="001546AB"/>
    <w:rsid w:val="00182BD2"/>
    <w:rsid w:val="001B0FD0"/>
    <w:rsid w:val="001D5EDC"/>
    <w:rsid w:val="001D70E0"/>
    <w:rsid w:val="001E239C"/>
    <w:rsid w:val="00203B60"/>
    <w:rsid w:val="00220D24"/>
    <w:rsid w:val="00234BCA"/>
    <w:rsid w:val="002372D3"/>
    <w:rsid w:val="0024227A"/>
    <w:rsid w:val="0025514D"/>
    <w:rsid w:val="00256449"/>
    <w:rsid w:val="00262C2C"/>
    <w:rsid w:val="00272570"/>
    <w:rsid w:val="002971BC"/>
    <w:rsid w:val="002A4CEB"/>
    <w:rsid w:val="002A74FA"/>
    <w:rsid w:val="002B133D"/>
    <w:rsid w:val="002B1562"/>
    <w:rsid w:val="002B181D"/>
    <w:rsid w:val="002B7F09"/>
    <w:rsid w:val="002C2A17"/>
    <w:rsid w:val="00327BF0"/>
    <w:rsid w:val="003305E3"/>
    <w:rsid w:val="003338E1"/>
    <w:rsid w:val="003638FC"/>
    <w:rsid w:val="00366D1F"/>
    <w:rsid w:val="003731DD"/>
    <w:rsid w:val="00373A47"/>
    <w:rsid w:val="003876E9"/>
    <w:rsid w:val="003B5165"/>
    <w:rsid w:val="003F16C5"/>
    <w:rsid w:val="00410A2F"/>
    <w:rsid w:val="004337BB"/>
    <w:rsid w:val="00435455"/>
    <w:rsid w:val="00437E9B"/>
    <w:rsid w:val="00443909"/>
    <w:rsid w:val="00445840"/>
    <w:rsid w:val="00461312"/>
    <w:rsid w:val="004631E4"/>
    <w:rsid w:val="004904E9"/>
    <w:rsid w:val="004B068F"/>
    <w:rsid w:val="004B14CF"/>
    <w:rsid w:val="004B6E19"/>
    <w:rsid w:val="004C0E74"/>
    <w:rsid w:val="004D38EA"/>
    <w:rsid w:val="004E769E"/>
    <w:rsid w:val="004F3D4D"/>
    <w:rsid w:val="004F594A"/>
    <w:rsid w:val="00526CDB"/>
    <w:rsid w:val="00535B31"/>
    <w:rsid w:val="005509C0"/>
    <w:rsid w:val="0055504C"/>
    <w:rsid w:val="00586212"/>
    <w:rsid w:val="005A05EB"/>
    <w:rsid w:val="005B3C13"/>
    <w:rsid w:val="005C3E98"/>
    <w:rsid w:val="005D334B"/>
    <w:rsid w:val="00621B17"/>
    <w:rsid w:val="00623EF8"/>
    <w:rsid w:val="00632E20"/>
    <w:rsid w:val="00651A67"/>
    <w:rsid w:val="00653060"/>
    <w:rsid w:val="0067221C"/>
    <w:rsid w:val="00683175"/>
    <w:rsid w:val="006A7D09"/>
    <w:rsid w:val="006B64B8"/>
    <w:rsid w:val="006E553E"/>
    <w:rsid w:val="006F19E1"/>
    <w:rsid w:val="006F584E"/>
    <w:rsid w:val="00735A87"/>
    <w:rsid w:val="0074429F"/>
    <w:rsid w:val="00763E6B"/>
    <w:rsid w:val="007D7B2F"/>
    <w:rsid w:val="007E1CE6"/>
    <w:rsid w:val="007E3762"/>
    <w:rsid w:val="00803620"/>
    <w:rsid w:val="00834723"/>
    <w:rsid w:val="0083560A"/>
    <w:rsid w:val="008526F5"/>
    <w:rsid w:val="008635B2"/>
    <w:rsid w:val="00876CAB"/>
    <w:rsid w:val="008843F0"/>
    <w:rsid w:val="00891FAC"/>
    <w:rsid w:val="008C423B"/>
    <w:rsid w:val="008C42B8"/>
    <w:rsid w:val="008C7E49"/>
    <w:rsid w:val="008E2DA5"/>
    <w:rsid w:val="008E5FFA"/>
    <w:rsid w:val="008F3E8B"/>
    <w:rsid w:val="00906596"/>
    <w:rsid w:val="00925ED9"/>
    <w:rsid w:val="00960A55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227FE"/>
    <w:rsid w:val="00A375EA"/>
    <w:rsid w:val="00A5072F"/>
    <w:rsid w:val="00A56939"/>
    <w:rsid w:val="00A70948"/>
    <w:rsid w:val="00A752F5"/>
    <w:rsid w:val="00A77381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B2291F"/>
    <w:rsid w:val="00B26769"/>
    <w:rsid w:val="00B30A7D"/>
    <w:rsid w:val="00B46C23"/>
    <w:rsid w:val="00B56DC5"/>
    <w:rsid w:val="00B776CD"/>
    <w:rsid w:val="00B81A31"/>
    <w:rsid w:val="00B856E6"/>
    <w:rsid w:val="00B936CE"/>
    <w:rsid w:val="00B95235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411C7"/>
    <w:rsid w:val="00C74E03"/>
    <w:rsid w:val="00CD1212"/>
    <w:rsid w:val="00CD25A2"/>
    <w:rsid w:val="00D029AF"/>
    <w:rsid w:val="00D23A58"/>
    <w:rsid w:val="00D32E41"/>
    <w:rsid w:val="00D33828"/>
    <w:rsid w:val="00DA635F"/>
    <w:rsid w:val="00DB3F22"/>
    <w:rsid w:val="00DC070E"/>
    <w:rsid w:val="00DC3368"/>
    <w:rsid w:val="00DD58D8"/>
    <w:rsid w:val="00DE1F02"/>
    <w:rsid w:val="00E00B6B"/>
    <w:rsid w:val="00E05595"/>
    <w:rsid w:val="00E417B8"/>
    <w:rsid w:val="00E46226"/>
    <w:rsid w:val="00E55507"/>
    <w:rsid w:val="00E62EA7"/>
    <w:rsid w:val="00E71357"/>
    <w:rsid w:val="00E82F67"/>
    <w:rsid w:val="00E95F35"/>
    <w:rsid w:val="00EC0CF5"/>
    <w:rsid w:val="00EC542F"/>
    <w:rsid w:val="00ED0C13"/>
    <w:rsid w:val="00ED4014"/>
    <w:rsid w:val="00ED59E6"/>
    <w:rsid w:val="00EF1201"/>
    <w:rsid w:val="00F23EC0"/>
    <w:rsid w:val="00F278FF"/>
    <w:rsid w:val="00F31DFE"/>
    <w:rsid w:val="00F3451A"/>
    <w:rsid w:val="00F56DC6"/>
    <w:rsid w:val="00F60ACF"/>
    <w:rsid w:val="00F659E0"/>
    <w:rsid w:val="00F674D4"/>
    <w:rsid w:val="00F82AD4"/>
    <w:rsid w:val="00FA5F3B"/>
    <w:rsid w:val="00FB74A7"/>
    <w:rsid w:val="00FC5BD4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1502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Sevilla Amaya, Karen Sofia</cp:lastModifiedBy>
  <cp:revision>15</cp:revision>
  <cp:lastPrinted>2025-07-04T12:46:00Z</cp:lastPrinted>
  <dcterms:created xsi:type="dcterms:W3CDTF">2025-08-27T20:10:00Z</dcterms:created>
  <dcterms:modified xsi:type="dcterms:W3CDTF">2025-08-27T22:53:00Z</dcterms:modified>
</cp:coreProperties>
</file>