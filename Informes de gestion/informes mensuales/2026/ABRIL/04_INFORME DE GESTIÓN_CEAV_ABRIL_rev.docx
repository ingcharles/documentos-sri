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72803356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7F49B9">
        <w:rPr>
          <w:rFonts w:ascii="Arial" w:hAnsi="Arial" w:cs="Arial"/>
          <w:sz w:val="20"/>
        </w:rPr>
        <w:t>0</w:t>
      </w:r>
      <w:r w:rsidR="00D17934">
        <w:rPr>
          <w:rFonts w:ascii="Arial" w:hAnsi="Arial" w:cs="Arial"/>
          <w:sz w:val="20"/>
        </w:rPr>
        <w:t>4</w:t>
      </w:r>
      <w:r w:rsidR="009F42CA">
        <w:rPr>
          <w:rFonts w:ascii="Arial" w:hAnsi="Arial" w:cs="Arial"/>
          <w:sz w:val="20"/>
        </w:rPr>
        <w:t xml:space="preserve"> de </w:t>
      </w:r>
      <w:r w:rsidR="00D17934">
        <w:rPr>
          <w:rFonts w:ascii="Arial" w:hAnsi="Arial" w:cs="Arial"/>
          <w:sz w:val="20"/>
        </w:rPr>
        <w:t>mayo</w:t>
      </w:r>
      <w:r w:rsidR="009F42CA">
        <w:rPr>
          <w:rFonts w:ascii="Arial" w:hAnsi="Arial" w:cs="Arial"/>
          <w:sz w:val="20"/>
        </w:rPr>
        <w:t xml:space="preserve"> de 202</w:t>
      </w:r>
      <w:r w:rsidR="007F49B9">
        <w:rPr>
          <w:rFonts w:ascii="Arial" w:hAnsi="Arial" w:cs="Arial"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6A40BBF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3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792F5E">
        <w:rPr>
          <w:rFonts w:ascii="Arial" w:hAnsi="Arial" w:cs="Arial"/>
          <w:sz w:val="20"/>
        </w:rPr>
        <w:t>3</w:t>
      </w:r>
      <w:r w:rsidR="00D17934">
        <w:rPr>
          <w:rFonts w:ascii="Arial" w:hAnsi="Arial" w:cs="Arial"/>
          <w:sz w:val="20"/>
        </w:rPr>
        <w:t>0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D17934">
        <w:rPr>
          <w:rFonts w:ascii="Arial" w:hAnsi="Arial" w:cs="Arial"/>
          <w:sz w:val="20"/>
        </w:rPr>
        <w:t>abril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34837E96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4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 xml:space="preserve">, </w:t>
      </w:r>
      <w:ins w:id="5" w:author="Sevilla Amaya, Karen Sofia" w:date="2026-04-29T14:57:00Z" w16du:dateUtc="2026-04-29T19:57:00Z">
        <w:r w:rsidR="00584003">
          <w:rPr>
            <w:rFonts w:ascii="Arial" w:hAnsi="Arial" w:cs="Arial"/>
            <w:sz w:val="20"/>
          </w:rPr>
          <w:t xml:space="preserve">a </w:t>
        </w:r>
        <w:proofErr w:type="gramStart"/>
        <w:r w:rsidR="00584003">
          <w:rPr>
            <w:rFonts w:ascii="Arial" w:hAnsi="Arial" w:cs="Arial"/>
            <w:sz w:val="20"/>
          </w:rPr>
          <w:t>continuación</w:t>
        </w:r>
        <w:proofErr w:type="gramEnd"/>
        <w:r w:rsidR="00584003">
          <w:rPr>
            <w:rFonts w:ascii="Arial" w:hAnsi="Arial" w:cs="Arial"/>
            <w:sz w:val="20"/>
          </w:rPr>
          <w:t xml:space="preserve"> </w:t>
        </w:r>
      </w:ins>
      <w:r>
        <w:rPr>
          <w:rFonts w:ascii="Arial" w:hAnsi="Arial" w:cs="Arial"/>
          <w:sz w:val="20"/>
        </w:rPr>
        <w:t xml:space="preserve">presento </w:t>
      </w:r>
      <w:del w:id="6" w:author="Sevilla Amaya, Karen Sofia" w:date="2026-04-29T14:57:00Z" w16du:dateUtc="2026-04-29T19:57:00Z">
        <w:r w:rsidDel="00584003">
          <w:rPr>
            <w:rFonts w:ascii="Arial" w:hAnsi="Arial" w:cs="Arial"/>
            <w:sz w:val="20"/>
          </w:rPr>
          <w:delText>un breve detalle de</w:delText>
        </w:r>
      </w:del>
      <w:r>
        <w:rPr>
          <w:rFonts w:ascii="Arial" w:hAnsi="Arial" w:cs="Arial"/>
          <w:sz w:val="20"/>
        </w:rPr>
        <w:t xml:space="preserve">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4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2055F869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de actas, estándares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944C84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Asistencia y participación en reuniones y capacitaciones.</w:t>
      </w:r>
    </w:p>
    <w:p w14:paraId="3A6B7798" w14:textId="4F48ADE6" w:rsidR="005E1CDA" w:rsidRDefault="005E1CDA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 para el reléase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75478401" w14:textId="70C26AA0" w:rsidR="00DD5B52" w:rsidRPr="00DD5B52" w:rsidRDefault="00D15A95" w:rsidP="00DD5B52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sz w:val="20"/>
          <w:lang w:val="es-ES"/>
        </w:rPr>
      </w:pPr>
      <w:bookmarkStart w:id="7" w:name="OLE_LINK8"/>
      <w:r>
        <w:rPr>
          <w:rFonts w:ascii="Arial" w:hAnsi="Arial" w:cs="Arial"/>
          <w:sz w:val="20"/>
          <w:lang w:val="es-ES"/>
        </w:rPr>
        <w:t xml:space="preserve">ID </w:t>
      </w:r>
      <w:r w:rsidR="00D17934">
        <w:rPr>
          <w:rFonts w:ascii="Arial" w:hAnsi="Arial" w:cs="Arial"/>
          <w:sz w:val="20"/>
          <w:lang w:val="es-ES"/>
        </w:rPr>
        <w:t>860</w:t>
      </w:r>
      <w:r w:rsidR="00A02D4A">
        <w:rPr>
          <w:rFonts w:ascii="Arial" w:hAnsi="Arial" w:cs="Arial"/>
          <w:sz w:val="20"/>
          <w:lang w:val="es-ES"/>
        </w:rPr>
        <w:t>:</w:t>
      </w:r>
      <w:r w:rsidR="00A02D4A" w:rsidRPr="00A02D4A">
        <w:rPr>
          <w:rFonts w:ascii="Arial" w:hAnsi="Arial" w:cs="Arial"/>
          <w:sz w:val="20"/>
          <w:lang w:val="es-ES"/>
        </w:rPr>
        <w:t xml:space="preserve"> </w:t>
      </w:r>
      <w:r w:rsidR="00D17934" w:rsidRPr="00D17934">
        <w:rPr>
          <w:rFonts w:ascii="Arial" w:hAnsi="Arial" w:cs="Arial"/>
          <w:sz w:val="20"/>
          <w:lang w:val="es-ES"/>
        </w:rPr>
        <w:t>H071_3_1 Resultado de filtros/ filtros por texto</w:t>
      </w:r>
      <w:bookmarkEnd w:id="7"/>
      <w:r w:rsidR="00A02D4A">
        <w:rPr>
          <w:rFonts w:ascii="Arial" w:hAnsi="Arial" w:cs="Arial"/>
          <w:sz w:val="20"/>
          <w:lang w:val="es-ES"/>
        </w:rPr>
        <w:t>.</w:t>
      </w:r>
    </w:p>
    <w:p w14:paraId="1D538E09" w14:textId="7F5A8BE7" w:rsidR="00DD5B52" w:rsidRDefault="00D15A95" w:rsidP="00A02D4A">
      <w:pPr>
        <w:pStyle w:val="Prrafodelista"/>
        <w:numPr>
          <w:ilvl w:val="1"/>
          <w:numId w:val="18"/>
        </w:numPr>
        <w:rPr>
          <w:rFonts w:ascii="Arial" w:hAnsi="Arial" w:cs="Arial"/>
          <w:sz w:val="20"/>
          <w:lang w:val="es-ES"/>
        </w:rPr>
      </w:pPr>
      <w:bookmarkStart w:id="8" w:name="OLE_LINK24"/>
      <w:r>
        <w:rPr>
          <w:rFonts w:ascii="Arial" w:hAnsi="Arial" w:cs="Arial"/>
          <w:sz w:val="20"/>
          <w:lang w:val="es-ES"/>
        </w:rPr>
        <w:t>ID</w:t>
      </w:r>
      <w:r w:rsidR="00A02D4A">
        <w:rPr>
          <w:rFonts w:ascii="Arial" w:hAnsi="Arial" w:cs="Arial"/>
          <w:sz w:val="20"/>
          <w:lang w:val="es-ES"/>
        </w:rPr>
        <w:t xml:space="preserve"> </w:t>
      </w:r>
      <w:r w:rsidR="00D17934">
        <w:rPr>
          <w:rFonts w:ascii="Arial" w:hAnsi="Arial" w:cs="Arial"/>
          <w:sz w:val="20"/>
          <w:lang w:val="es-ES"/>
        </w:rPr>
        <w:t>824</w:t>
      </w:r>
      <w:r w:rsidR="00A02D4A">
        <w:rPr>
          <w:rFonts w:ascii="Arial" w:hAnsi="Arial" w:cs="Arial"/>
          <w:sz w:val="20"/>
          <w:lang w:val="es-ES"/>
        </w:rPr>
        <w:t xml:space="preserve">: </w:t>
      </w:r>
      <w:r w:rsidR="00D17934" w:rsidRPr="00D17934">
        <w:rPr>
          <w:rFonts w:ascii="Arial" w:hAnsi="Arial" w:cs="Arial"/>
          <w:sz w:val="20"/>
          <w:lang w:val="es-ES"/>
        </w:rPr>
        <w:t>H010 Crear secciones / Unidades de información</w:t>
      </w:r>
      <w:bookmarkEnd w:id="8"/>
      <w:r w:rsidR="00A02D4A">
        <w:rPr>
          <w:rFonts w:ascii="Arial" w:hAnsi="Arial" w:cs="Arial"/>
          <w:sz w:val="20"/>
          <w:lang w:val="es-ES"/>
        </w:rPr>
        <w:t>.</w:t>
      </w:r>
    </w:p>
    <w:p w14:paraId="0694098A" w14:textId="1D7EA63A" w:rsidR="00A02D4A" w:rsidRDefault="00A02D4A" w:rsidP="00A02D4A">
      <w:pPr>
        <w:pStyle w:val="Prrafodelista"/>
        <w:numPr>
          <w:ilvl w:val="1"/>
          <w:numId w:val="18"/>
        </w:numPr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ID </w:t>
      </w:r>
      <w:r w:rsidR="00D17934">
        <w:rPr>
          <w:rFonts w:ascii="Arial" w:hAnsi="Arial" w:cs="Arial"/>
          <w:sz w:val="20"/>
          <w:lang w:val="es-ES"/>
        </w:rPr>
        <w:t>548</w:t>
      </w:r>
      <w:r>
        <w:rPr>
          <w:rFonts w:ascii="Arial" w:hAnsi="Arial" w:cs="Arial"/>
          <w:sz w:val="20"/>
          <w:lang w:val="es-ES"/>
        </w:rPr>
        <w:t>:</w:t>
      </w:r>
      <w:r w:rsidRPr="00A02D4A">
        <w:rPr>
          <w:rFonts w:ascii="Arial" w:hAnsi="Arial" w:cs="Arial"/>
          <w:sz w:val="20"/>
          <w:lang w:val="es-ES"/>
        </w:rPr>
        <w:t xml:space="preserve"> </w:t>
      </w:r>
      <w:r w:rsidR="00D17934" w:rsidRPr="00D17934">
        <w:rPr>
          <w:rFonts w:ascii="Arial" w:hAnsi="Arial" w:cs="Arial"/>
          <w:sz w:val="20"/>
          <w:lang w:val="es-ES"/>
        </w:rPr>
        <w:t>H008_3 Alertas y mensajes en plantillas</w:t>
      </w:r>
      <w:r>
        <w:rPr>
          <w:rFonts w:ascii="Arial" w:hAnsi="Arial" w:cs="Arial"/>
          <w:sz w:val="20"/>
          <w:lang w:val="es-ES"/>
        </w:rPr>
        <w:t>.</w:t>
      </w:r>
    </w:p>
    <w:p w14:paraId="420D7151" w14:textId="4FFB6ED0" w:rsidR="00D9048B" w:rsidRDefault="00D9048B" w:rsidP="00A02D4A">
      <w:pPr>
        <w:pStyle w:val="Prrafodelista"/>
        <w:numPr>
          <w:ilvl w:val="1"/>
          <w:numId w:val="18"/>
        </w:numPr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ID </w:t>
      </w:r>
      <w:r w:rsidRPr="00D9048B">
        <w:rPr>
          <w:rFonts w:ascii="Arial" w:hAnsi="Arial" w:cs="Arial"/>
          <w:sz w:val="20"/>
          <w:lang w:val="es-ES"/>
        </w:rPr>
        <w:t>861</w:t>
      </w:r>
      <w:r>
        <w:rPr>
          <w:rFonts w:ascii="Arial" w:hAnsi="Arial" w:cs="Arial"/>
          <w:sz w:val="20"/>
          <w:lang w:val="es-ES"/>
        </w:rPr>
        <w:t xml:space="preserve">: </w:t>
      </w:r>
      <w:r w:rsidRPr="00D9048B">
        <w:rPr>
          <w:rFonts w:ascii="Arial" w:hAnsi="Arial" w:cs="Arial"/>
          <w:sz w:val="20"/>
          <w:lang w:val="es-ES"/>
        </w:rPr>
        <w:t>H0054_D Grupos de trabajo</w:t>
      </w:r>
    </w:p>
    <w:p w14:paraId="65D03934" w14:textId="58A56D0C" w:rsidR="004631E4" w:rsidRDefault="009F7FB9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t xml:space="preserve">A continuación, </w:t>
      </w:r>
      <w:r w:rsidR="003F5B86"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 w:rsidR="00997094"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 w:rsidR="00A02D4A">
        <w:rPr>
          <w:rFonts w:ascii="Arial" w:hAnsi="Arial" w:cs="Arial"/>
          <w:sz w:val="20"/>
        </w:rPr>
        <w:t>3</w:t>
      </w:r>
      <w:r w:rsidR="003438BF">
        <w:rPr>
          <w:rFonts w:ascii="Arial" w:hAnsi="Arial" w:cs="Arial"/>
          <w:sz w:val="20"/>
        </w:rPr>
        <w:t>0</w:t>
      </w:r>
      <w:r w:rsidR="00A02D4A">
        <w:rPr>
          <w:rFonts w:ascii="Arial" w:hAnsi="Arial" w:cs="Arial"/>
          <w:sz w:val="20"/>
        </w:rPr>
        <w:t xml:space="preserve"> </w:t>
      </w:r>
      <w:r w:rsidRPr="009F7FB9">
        <w:rPr>
          <w:rFonts w:ascii="Arial" w:hAnsi="Arial" w:cs="Arial"/>
          <w:sz w:val="20"/>
        </w:rPr>
        <w:t xml:space="preserve">de </w:t>
      </w:r>
      <w:r w:rsidR="003438BF">
        <w:rPr>
          <w:rFonts w:ascii="Arial" w:hAnsi="Arial" w:cs="Arial"/>
          <w:sz w:val="20"/>
        </w:rPr>
        <w:t>abril</w:t>
      </w:r>
      <w:r w:rsidRPr="009F7FB9">
        <w:rPr>
          <w:rFonts w:ascii="Arial" w:hAnsi="Arial" w:cs="Arial"/>
          <w:sz w:val="20"/>
        </w:rPr>
        <w:t xml:space="preserve"> de 202</w:t>
      </w:r>
      <w:r w:rsidR="00BC0AB4">
        <w:rPr>
          <w:rFonts w:ascii="Arial" w:hAnsi="Arial" w:cs="Arial"/>
          <w:sz w:val="20"/>
        </w:rPr>
        <w:t>6</w:t>
      </w:r>
      <w:r w:rsidRPr="009F7FB9">
        <w:rPr>
          <w:rFonts w:ascii="Arial" w:hAnsi="Arial" w:cs="Arial"/>
          <w:sz w:val="20"/>
        </w:rPr>
        <w:t>. Esta documentación corresponde al “Proyecto Comprobantes Electrónicos y Anexos” y se encuentra ubicada en la Coordinación Nacional de Desarrollo y Mantenimiento</w:t>
      </w:r>
      <w:r w:rsidR="00A56939"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849B3" w:rsidRPr="000979D9" w14:paraId="19C1A8D9" w14:textId="77777777" w:rsidTr="00645381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3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843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984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686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CC7594" w:rsidRPr="000979D9" w14:paraId="1FD5C348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41CF024E" w:rsidR="00CC7594" w:rsidRPr="00CC7594" w:rsidRDefault="00CC7594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proofErr w:type="spellStart"/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843" w:type="dxa"/>
            <w:vAlign w:val="center"/>
          </w:tcPr>
          <w:p w14:paraId="0C6B348A" w14:textId="0B664841" w:rsidR="00CC7594" w:rsidRPr="00CC7594" w:rsidRDefault="0048139A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</w:p>
        </w:tc>
        <w:tc>
          <w:tcPr>
            <w:tcW w:w="1984" w:type="dxa"/>
            <w:vAlign w:val="center"/>
          </w:tcPr>
          <w:p w14:paraId="606AD5D1" w14:textId="77777777" w:rsidR="00CC7594" w:rsidRDefault="00CC7594" w:rsidP="00CC7594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hyperlink r:id="rId8" w:history="1">
              <w:r w:rsidRPr="007848ED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07CB423E" w14:textId="77777777" w:rsidR="00CC7594" w:rsidRPr="00A9276D" w:rsidRDefault="00CC7594" w:rsidP="00CC7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3686" w:type="dxa"/>
            <w:vAlign w:val="center"/>
          </w:tcPr>
          <w:p w14:paraId="68582B9B" w14:textId="0846B989" w:rsidR="00D17934" w:rsidRPr="00645381" w:rsidRDefault="00D17934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9" w:name="OLE_LINK23"/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ID 860: H071_3_1 Resultado de filtros/ filtros por texto</w:t>
            </w:r>
          </w:p>
          <w:p w14:paraId="04856CA8" w14:textId="63B8420B" w:rsidR="00D832DB" w:rsidRDefault="00D9048B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0" w:name="OLE_LINK27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para agregar</w:t>
            </w:r>
            <w:r w:rsidR="003438BF"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filtro para la búsqueda de anexos por cualquier elemento dentro del </w:t>
            </w:r>
            <w:proofErr w:type="spellStart"/>
            <w:r w:rsidR="003438BF"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="003438BF"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079956D1" w14:textId="2E44F395" w:rsidR="00D9048B" w:rsidRDefault="00D9048B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</w:t>
            </w:r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funcionalidad para mostrar el historial </w:t>
            </w:r>
            <w:r w:rsidR="003A7AC2"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 los anexos</w:t>
            </w:r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según flujo de estados.</w:t>
            </w:r>
          </w:p>
          <w:p w14:paraId="5B2DAE46" w14:textId="3C91EAC0" w:rsidR="00C02EA7" w:rsidRDefault="00C02EA7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1" w:name="OLE_LINK36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Pruebas unitarias del desarrollo antes mencionado.</w:t>
            </w:r>
          </w:p>
          <w:bookmarkEnd w:id="10"/>
          <w:bookmarkEnd w:id="11"/>
          <w:p w14:paraId="443544D3" w14:textId="77777777" w:rsidR="00D9048B" w:rsidRDefault="00D9048B" w:rsidP="00D904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  <w:p w14:paraId="4C9BAF28" w14:textId="009D52F6" w:rsidR="00D9048B" w:rsidRDefault="00D9048B" w:rsidP="00D904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9048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ID 824: H010 Crear secciones / Unidades de información</w:t>
            </w:r>
          </w:p>
          <w:bookmarkEnd w:id="9"/>
          <w:p w14:paraId="4F578044" w14:textId="3DF0B9D8" w:rsidR="00D9048B" w:rsidRDefault="003A7AC2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para ag</w:t>
            </w:r>
            <w:r w:rsidR="00D9048B"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regar atributos de configuración de estilos y tamaños para el componente secciones.</w:t>
            </w:r>
          </w:p>
          <w:p w14:paraId="678E0C72" w14:textId="77777777" w:rsidR="00CC7594" w:rsidRDefault="003A7AC2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2" w:name="OLE_LINK26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Desarrollo </w:t>
            </w:r>
            <w:bookmarkEnd w:id="12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 funcionalidad para a</w:t>
            </w:r>
            <w:r w:rsidRPr="003A7AC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ñadir un botón atrás en el diseñador para regresar a la pantalla de gestión de plantillas.</w:t>
            </w:r>
          </w:p>
          <w:p w14:paraId="0A3080A2" w14:textId="77777777" w:rsidR="00430F2D" w:rsidRDefault="00430F2D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30F2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Cambiar la funcionalidad del botón guardar en el diseñador para que no redireccione a la pantalla de gestión de plantillas.</w:t>
            </w:r>
          </w:p>
          <w:p w14:paraId="64F1B6AA" w14:textId="0DD48AD7" w:rsidR="002A5A2C" w:rsidRPr="002A5A2C" w:rsidRDefault="002A5A2C" w:rsidP="002A5A2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3" w:name="OLE_LINK35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para a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ñadir </w:t>
            </w:r>
            <w:bookmarkEnd w:id="13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botón exportar estructura </w:t>
            </w:r>
            <w:proofErr w:type="spellStart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para obtener un archivo </w:t>
            </w:r>
            <w:proofErr w:type="spellStart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con la estructura del diseño.</w:t>
            </w:r>
          </w:p>
          <w:p w14:paraId="0C16345A" w14:textId="77777777" w:rsidR="002A5A2C" w:rsidRDefault="002A5A2C" w:rsidP="002A5A2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para a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ñadir botón importar estructura </w:t>
            </w:r>
            <w:proofErr w:type="spellStart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para cargar un archivo </w:t>
            </w:r>
            <w:proofErr w:type="spellStart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y renderizar su contenido.</w:t>
            </w:r>
          </w:p>
          <w:p w14:paraId="001AB93D" w14:textId="3AC3DFD7" w:rsidR="002A5A2C" w:rsidRPr="002A5A2C" w:rsidRDefault="002A5A2C" w:rsidP="002A5A2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Cambiar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el estilo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css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para los 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componentes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del tipo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contenedor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en el 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diseñador.</w:t>
            </w:r>
          </w:p>
          <w:p w14:paraId="456E0B83" w14:textId="77777777" w:rsidR="002A5A2C" w:rsidRDefault="002A5A2C" w:rsidP="002A5A2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Cambiar el estilo </w:t>
            </w:r>
            <w:proofErr w:type="spellStart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css</w:t>
            </w:r>
            <w:proofErr w:type="spellEnd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los botones para las funcionalidades generales del diseñador.</w:t>
            </w:r>
          </w:p>
          <w:p w14:paraId="1BB8E92A" w14:textId="54D4FDD5" w:rsidR="00C02EA7" w:rsidRPr="00C02EA7" w:rsidRDefault="00C02EA7" w:rsidP="00C02EA7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Pruebas unitarias del desarrollo antes mencionado.</w:t>
            </w:r>
          </w:p>
        </w:tc>
      </w:tr>
      <w:tr w:rsidR="00D92CB6" w:rsidRPr="000979D9" w14:paraId="242ECF93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17BD9997" w14:textId="458E8422" w:rsidR="00D92CB6" w:rsidRPr="00CC7594" w:rsidRDefault="00CC7594" w:rsidP="00CC75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4" w:name="OLE_LINK1"/>
            <w:bookmarkStart w:id="15" w:name="OLE_LINK5"/>
            <w:proofErr w:type="spellStart"/>
            <w:r w:rsidRPr="00CC7594">
              <w:rPr>
                <w:rFonts w:ascii="Arial" w:hAnsi="Arial" w:cs="Arial"/>
                <w:sz w:val="20"/>
              </w:rPr>
              <w:lastRenderedPageBreak/>
              <w:t>Backend</w:t>
            </w:r>
            <w:proofErr w:type="spellEnd"/>
          </w:p>
        </w:tc>
        <w:tc>
          <w:tcPr>
            <w:tcW w:w="1843" w:type="dxa"/>
            <w:vAlign w:val="center"/>
          </w:tcPr>
          <w:p w14:paraId="5FB9FFF5" w14:textId="4DEC9E21" w:rsidR="00D92CB6" w:rsidRPr="00645381" w:rsidRDefault="0048139A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6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  <w:bookmarkEnd w:id="16"/>
          </w:p>
        </w:tc>
        <w:tc>
          <w:tcPr>
            <w:tcW w:w="1984" w:type="dxa"/>
            <w:vAlign w:val="center"/>
          </w:tcPr>
          <w:p w14:paraId="602841FF" w14:textId="2E5DFC14" w:rsidR="00B727DF" w:rsidRPr="00645381" w:rsidRDefault="00645381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645381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629DE6E1" w14:textId="77777777" w:rsidR="00645381" w:rsidRPr="00645381" w:rsidRDefault="00645381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7D9D4C7E" w14:textId="45E01C13" w:rsidR="00852423" w:rsidRPr="00645381" w:rsidRDefault="00852423" w:rsidP="00B727D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3686" w:type="dxa"/>
            <w:noWrap/>
            <w:vAlign w:val="center"/>
          </w:tcPr>
          <w:p w14:paraId="10C2694D" w14:textId="77777777" w:rsidR="00D9048B" w:rsidRPr="00645381" w:rsidRDefault="00D9048B" w:rsidP="00D904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ID 860: H071_3_1 Resultado de filtros/ filtros por texto</w:t>
            </w:r>
          </w:p>
          <w:p w14:paraId="6479F540" w14:textId="089F75AB" w:rsidR="003A7AC2" w:rsidRDefault="003A7AC2" w:rsidP="003A7AC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</w:t>
            </w:r>
            <w:r w:rsidR="00430F2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l servicio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para agregar</w:t>
            </w:r>
            <w:r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filtro para la búsqueda de anexos por cualquier elemento dentro del </w:t>
            </w:r>
            <w:proofErr w:type="spellStart"/>
            <w:r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35C27F5A" w14:textId="520C87E6" w:rsidR="003A7AC2" w:rsidRDefault="003A7AC2" w:rsidP="003A7AC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Desarrollo </w:t>
            </w:r>
            <w:r w:rsidR="00430F2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del servicio </w:t>
            </w:r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para mostrar el historial de los anexos según flujo de estados.</w:t>
            </w:r>
          </w:p>
          <w:p w14:paraId="0A1AB32B" w14:textId="77777777" w:rsidR="00C02EA7" w:rsidRDefault="00C02EA7" w:rsidP="00C02EA7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Pruebas unitarias del desarrollo antes mencionado.</w:t>
            </w:r>
          </w:p>
          <w:p w14:paraId="168C6C98" w14:textId="2E9613E4" w:rsidR="00DF43E3" w:rsidRPr="002A5A2C" w:rsidRDefault="00DF43E3" w:rsidP="002A5A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bookmarkEnd w:id="14"/>
      <w:bookmarkEnd w:id="15"/>
      <w:tr w:rsidR="00645381" w:rsidRPr="000979D9" w14:paraId="788CAEE8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41DECDC9" w14:textId="7363F338" w:rsidR="00645381" w:rsidRPr="00CC7594" w:rsidRDefault="00655E6D" w:rsidP="0064538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Jboss</w:t>
            </w:r>
            <w:proofErr w:type="spellEnd"/>
          </w:p>
        </w:tc>
        <w:tc>
          <w:tcPr>
            <w:tcW w:w="1843" w:type="dxa"/>
            <w:vAlign w:val="center"/>
          </w:tcPr>
          <w:p w14:paraId="1B895DDB" w14:textId="6037F6FC" w:rsidR="00645381" w:rsidRDefault="00D9048B" w:rsidP="006453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</w:p>
        </w:tc>
        <w:tc>
          <w:tcPr>
            <w:tcW w:w="1984" w:type="dxa"/>
            <w:vAlign w:val="center"/>
          </w:tcPr>
          <w:p w14:paraId="7FE2591F" w14:textId="07C8E2A6" w:rsidR="00645381" w:rsidRDefault="00D9048B" w:rsidP="00D9048B">
            <w:pPr>
              <w:spacing w:after="0" w:line="240" w:lineRule="auto"/>
            </w:pPr>
            <w:r w:rsidRPr="00D904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https://gitlab.sri.ad/DesarrolloAplicaciones/gestion-documentacion/gestion-flujos/sri-grupo-trabajo-jakarta</w:t>
            </w:r>
          </w:p>
        </w:tc>
        <w:tc>
          <w:tcPr>
            <w:tcW w:w="3686" w:type="dxa"/>
            <w:noWrap/>
            <w:vAlign w:val="center"/>
          </w:tcPr>
          <w:p w14:paraId="5F1F0DDC" w14:textId="77777777" w:rsidR="00645381" w:rsidRDefault="00D9048B" w:rsidP="00D904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ID </w:t>
            </w:r>
            <w:r w:rsidRPr="00D9048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861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: </w:t>
            </w:r>
            <w:r w:rsidRPr="00D9048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H0054_D Grupos de trabajo</w:t>
            </w:r>
          </w:p>
          <w:p w14:paraId="3F9F9376" w14:textId="77777777" w:rsidR="00D9048B" w:rsidRDefault="00D9048B" w:rsidP="00D9048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Migración </w:t>
            </w:r>
            <w:proofErr w:type="spellStart"/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jboss</w:t>
            </w:r>
            <w:proofErr w:type="spellEnd"/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8.1.1 a 8.1.5</w:t>
            </w:r>
          </w:p>
          <w:p w14:paraId="2981EDCE" w14:textId="4CD03F17" w:rsidR="00C02EA7" w:rsidRPr="00D9048B" w:rsidRDefault="00C02EA7" w:rsidP="00C02EA7">
            <w:pPr>
              <w:pStyle w:val="Prrafodelista"/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645381" w:rsidRPr="000979D9" w14:paraId="5F45C666" w14:textId="77777777" w:rsidTr="00292666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645381" w:rsidRPr="00CC7594" w:rsidRDefault="00645381" w:rsidP="0064538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Actividades complementarias</w:t>
            </w:r>
          </w:p>
        </w:tc>
        <w:tc>
          <w:tcPr>
            <w:tcW w:w="1843" w:type="dxa"/>
            <w:vAlign w:val="center"/>
          </w:tcPr>
          <w:p w14:paraId="4CF05D3A" w14:textId="2137B2B8" w:rsidR="00645381" w:rsidRDefault="0048139A" w:rsidP="006453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626A7B24" w14:textId="6ECB197A" w:rsidR="00645381" w:rsidRDefault="00D9048B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</w:t>
            </w:r>
            <w:r w:rsidR="00655E6D">
              <w:t xml:space="preserve"> y Agenda</w:t>
            </w:r>
          </w:p>
          <w:p w14:paraId="3C355E7A" w14:textId="77777777" w:rsidR="00645381" w:rsidRDefault="00645381" w:rsidP="00645381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22F3F17C" w14:textId="1C89AD28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 y capacitaciones</w:t>
            </w:r>
          </w:p>
          <w:p w14:paraId="2EF2E678" w14:textId="77777777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creación de plantilla ejemplo - Proyecto CEL y Anexos el 01-04-2026</w:t>
            </w:r>
          </w:p>
          <w:p w14:paraId="3780592B" w14:textId="77777777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demo anexo patrimonial el 02-04-2026</w:t>
            </w:r>
          </w:p>
          <w:p w14:paraId="51E99CB7" w14:textId="77777777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continuar con el Demo Declaración Patrimonial el 06-04-2026</w:t>
            </w:r>
          </w:p>
          <w:p w14:paraId="0A2DE702" w14:textId="6FAAB262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con guía de Imagen del demo de Declaración Patrimonial el 07-04-2026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E03F8FE" w14:textId="029D82AC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Reunión para la revisión de la planificación sprint 4 el 08-04-2026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973E3C5" w14:textId="33EF690A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Reunión para la Presentación de avance Proyecto CEL y </w:t>
            </w:r>
            <w:proofErr w:type="gramStart"/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Anexos  el</w:t>
            </w:r>
            <w:proofErr w:type="gramEnd"/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14-04-2026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DF5B896" w14:textId="754D5CD6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de la planificación Sprint 5 el 20-04-2026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6B718ED" w14:textId="59FA604D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generar mecanismo y documentación para el despliegue de los microservicios el 21-04-2026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9440C0C" w14:textId="0FAF7A7A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dictar inducción de herramientas de desarrollo local para microservicios el 21-04-2026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28EFAEF" w14:textId="1F04A15F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Reunión para la revisión </w:t>
            </w:r>
            <w:proofErr w:type="spellStart"/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Jboss</w:t>
            </w:r>
            <w:proofErr w:type="spellEnd"/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Gestión TI el 23-04-2026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23D5CBE" w14:textId="08617CFD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de campos de información el 24-04-2026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71BCE85" w14:textId="4A1AFCCF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Asistencia a charla de ADP te visita_ Departamento de Desarrollo el 29-04-2026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0CEBAEE" w14:textId="01796847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cruzada Sistema Gestión Anexos del Proyecto CEL y Anexos el 29-04-2026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B08DCEC" w14:textId="40A47DC3" w:rsidR="00645381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de mecanismo propuesto Pistas Auditoria arquitectura resiliente el 29-04-2026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B00A7FF" w14:textId="29A21561" w:rsid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 y remitir observaciones para el acta de revisión cruzada.</w:t>
            </w:r>
          </w:p>
          <w:p w14:paraId="66763114" w14:textId="04B21B4D" w:rsidR="00645381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remitir observaciones para el </w:t>
            </w: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mecanismo propuesto Pistas Auditoria arquitectura resiliente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2DB105E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5BE4EE0E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6C630AC7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030A7D5F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567C64C9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33606DDF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327F4EAA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78DB931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6ABEAA42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41B42169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61B79F29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437941D2" w14:textId="12943C95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A0EB1" w14:textId="77777777" w:rsidR="002506D5" w:rsidRDefault="002506D5" w:rsidP="00101805">
      <w:pPr>
        <w:spacing w:after="0" w:line="240" w:lineRule="auto"/>
      </w:pPr>
      <w:r>
        <w:separator/>
      </w:r>
    </w:p>
  </w:endnote>
  <w:endnote w:type="continuationSeparator" w:id="0">
    <w:p w14:paraId="6FEC6046" w14:textId="77777777" w:rsidR="002506D5" w:rsidRDefault="002506D5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446B" w14:textId="77777777" w:rsidR="002506D5" w:rsidRDefault="002506D5" w:rsidP="00101805">
      <w:pPr>
        <w:spacing w:after="0" w:line="240" w:lineRule="auto"/>
      </w:pPr>
      <w:r>
        <w:separator/>
      </w:r>
    </w:p>
  </w:footnote>
  <w:footnote w:type="continuationSeparator" w:id="0">
    <w:p w14:paraId="7D458950" w14:textId="77777777" w:rsidR="002506D5" w:rsidRDefault="002506D5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23"/>
  </w:num>
  <w:num w:numId="2" w16cid:durableId="435977779">
    <w:abstractNumId w:val="10"/>
  </w:num>
  <w:num w:numId="3" w16cid:durableId="1489399543">
    <w:abstractNumId w:val="7"/>
  </w:num>
  <w:num w:numId="4" w16cid:durableId="2137143249">
    <w:abstractNumId w:val="1"/>
  </w:num>
  <w:num w:numId="5" w16cid:durableId="1202204583">
    <w:abstractNumId w:val="18"/>
  </w:num>
  <w:num w:numId="6" w16cid:durableId="1765297613">
    <w:abstractNumId w:val="22"/>
  </w:num>
  <w:num w:numId="7" w16cid:durableId="1341468507">
    <w:abstractNumId w:val="20"/>
  </w:num>
  <w:num w:numId="8" w16cid:durableId="916281909">
    <w:abstractNumId w:val="15"/>
  </w:num>
  <w:num w:numId="9" w16cid:durableId="1615747673">
    <w:abstractNumId w:val="13"/>
  </w:num>
  <w:num w:numId="10" w16cid:durableId="542523254">
    <w:abstractNumId w:val="14"/>
  </w:num>
  <w:num w:numId="11" w16cid:durableId="1678843169">
    <w:abstractNumId w:val="19"/>
  </w:num>
  <w:num w:numId="12" w16cid:durableId="1559511736">
    <w:abstractNumId w:val="0"/>
  </w:num>
  <w:num w:numId="13" w16cid:durableId="73164082">
    <w:abstractNumId w:val="24"/>
  </w:num>
  <w:num w:numId="14" w16cid:durableId="886137263">
    <w:abstractNumId w:val="4"/>
  </w:num>
  <w:num w:numId="15" w16cid:durableId="1098788641">
    <w:abstractNumId w:val="8"/>
  </w:num>
  <w:num w:numId="16" w16cid:durableId="84424018">
    <w:abstractNumId w:val="11"/>
  </w:num>
  <w:num w:numId="17" w16cid:durableId="15927205">
    <w:abstractNumId w:val="16"/>
  </w:num>
  <w:num w:numId="18" w16cid:durableId="1802720869">
    <w:abstractNumId w:val="2"/>
  </w:num>
  <w:num w:numId="19" w16cid:durableId="1455756950">
    <w:abstractNumId w:val="6"/>
  </w:num>
  <w:num w:numId="20" w16cid:durableId="712775655">
    <w:abstractNumId w:val="5"/>
  </w:num>
  <w:num w:numId="21" w16cid:durableId="1973367135">
    <w:abstractNumId w:val="12"/>
  </w:num>
  <w:num w:numId="22" w16cid:durableId="1834224055">
    <w:abstractNumId w:val="21"/>
  </w:num>
  <w:num w:numId="23" w16cid:durableId="608582742">
    <w:abstractNumId w:val="17"/>
  </w:num>
  <w:num w:numId="24" w16cid:durableId="828248455">
    <w:abstractNumId w:val="3"/>
  </w:num>
  <w:num w:numId="25" w16cid:durableId="120725809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villa Amaya, Karen Sofia">
    <w15:presenceInfo w15:providerId="AD" w15:userId="S::kssevilla@sri.gob.ec::6dff90bc-d9ab-46b4-a054-01a1bcafcb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67433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301C0"/>
    <w:rsid w:val="001312AF"/>
    <w:rsid w:val="001542A6"/>
    <w:rsid w:val="001546AB"/>
    <w:rsid w:val="00173F41"/>
    <w:rsid w:val="0017624E"/>
    <w:rsid w:val="00182BD2"/>
    <w:rsid w:val="001A1242"/>
    <w:rsid w:val="001B0FD0"/>
    <w:rsid w:val="001D5EDC"/>
    <w:rsid w:val="001D70E0"/>
    <w:rsid w:val="001E1766"/>
    <w:rsid w:val="001E239C"/>
    <w:rsid w:val="001F799C"/>
    <w:rsid w:val="00203B60"/>
    <w:rsid w:val="002112A8"/>
    <w:rsid w:val="00220D24"/>
    <w:rsid w:val="00234BCA"/>
    <w:rsid w:val="002372D3"/>
    <w:rsid w:val="0024227A"/>
    <w:rsid w:val="00245EED"/>
    <w:rsid w:val="002506D5"/>
    <w:rsid w:val="00254353"/>
    <w:rsid w:val="0025514D"/>
    <w:rsid w:val="00256449"/>
    <w:rsid w:val="00262C2C"/>
    <w:rsid w:val="00267BC5"/>
    <w:rsid w:val="00272570"/>
    <w:rsid w:val="00276962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DF3"/>
    <w:rsid w:val="00301BE2"/>
    <w:rsid w:val="00304229"/>
    <w:rsid w:val="00311AC0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31DD"/>
    <w:rsid w:val="00373A47"/>
    <w:rsid w:val="003876E9"/>
    <w:rsid w:val="003A7AC2"/>
    <w:rsid w:val="003B5165"/>
    <w:rsid w:val="003F16C5"/>
    <w:rsid w:val="003F5B86"/>
    <w:rsid w:val="004050EA"/>
    <w:rsid w:val="0040590F"/>
    <w:rsid w:val="004077C7"/>
    <w:rsid w:val="00410A2F"/>
    <w:rsid w:val="00430F2D"/>
    <w:rsid w:val="004337BB"/>
    <w:rsid w:val="00435455"/>
    <w:rsid w:val="00437E9B"/>
    <w:rsid w:val="00440202"/>
    <w:rsid w:val="00440EC7"/>
    <w:rsid w:val="00443909"/>
    <w:rsid w:val="00445840"/>
    <w:rsid w:val="0045600B"/>
    <w:rsid w:val="00461312"/>
    <w:rsid w:val="004631E4"/>
    <w:rsid w:val="0048139A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E7F93"/>
    <w:rsid w:val="004F3D4D"/>
    <w:rsid w:val="004F594A"/>
    <w:rsid w:val="004F6D39"/>
    <w:rsid w:val="00511BEB"/>
    <w:rsid w:val="00512C04"/>
    <w:rsid w:val="00526CDB"/>
    <w:rsid w:val="00532E5D"/>
    <w:rsid w:val="00535B31"/>
    <w:rsid w:val="0053649A"/>
    <w:rsid w:val="005509C0"/>
    <w:rsid w:val="0055504C"/>
    <w:rsid w:val="00560390"/>
    <w:rsid w:val="00584003"/>
    <w:rsid w:val="00586212"/>
    <w:rsid w:val="005915D3"/>
    <w:rsid w:val="005A05EB"/>
    <w:rsid w:val="005B3C13"/>
    <w:rsid w:val="005C1257"/>
    <w:rsid w:val="005C3E98"/>
    <w:rsid w:val="005D13E5"/>
    <w:rsid w:val="005D334B"/>
    <w:rsid w:val="005E1CDA"/>
    <w:rsid w:val="005E3FAD"/>
    <w:rsid w:val="005E7778"/>
    <w:rsid w:val="005F65FE"/>
    <w:rsid w:val="005F6F7B"/>
    <w:rsid w:val="00600969"/>
    <w:rsid w:val="00621B17"/>
    <w:rsid w:val="00622F2C"/>
    <w:rsid w:val="00623EF8"/>
    <w:rsid w:val="00632E20"/>
    <w:rsid w:val="00635108"/>
    <w:rsid w:val="00642650"/>
    <w:rsid w:val="00645381"/>
    <w:rsid w:val="00651A67"/>
    <w:rsid w:val="00653060"/>
    <w:rsid w:val="006544BE"/>
    <w:rsid w:val="00655E6D"/>
    <w:rsid w:val="00663AA8"/>
    <w:rsid w:val="00664814"/>
    <w:rsid w:val="0067221C"/>
    <w:rsid w:val="00683175"/>
    <w:rsid w:val="00687F9F"/>
    <w:rsid w:val="006A3FD9"/>
    <w:rsid w:val="006A66CD"/>
    <w:rsid w:val="006A6741"/>
    <w:rsid w:val="006A75D7"/>
    <w:rsid w:val="006A7D09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5A87"/>
    <w:rsid w:val="00737BB0"/>
    <w:rsid w:val="00737EB0"/>
    <w:rsid w:val="0074429F"/>
    <w:rsid w:val="00763E6B"/>
    <w:rsid w:val="00764872"/>
    <w:rsid w:val="00776A76"/>
    <w:rsid w:val="00777F99"/>
    <w:rsid w:val="0078140A"/>
    <w:rsid w:val="00792F5E"/>
    <w:rsid w:val="007935C4"/>
    <w:rsid w:val="007B1B7A"/>
    <w:rsid w:val="007B73FE"/>
    <w:rsid w:val="007B7CF5"/>
    <w:rsid w:val="007C295B"/>
    <w:rsid w:val="007C534E"/>
    <w:rsid w:val="007D47D5"/>
    <w:rsid w:val="007D7B2F"/>
    <w:rsid w:val="007E1CE6"/>
    <w:rsid w:val="007E3762"/>
    <w:rsid w:val="007E50DE"/>
    <w:rsid w:val="007F09B7"/>
    <w:rsid w:val="007F49B9"/>
    <w:rsid w:val="00803620"/>
    <w:rsid w:val="00825EEC"/>
    <w:rsid w:val="0083126C"/>
    <w:rsid w:val="00834723"/>
    <w:rsid w:val="0083560A"/>
    <w:rsid w:val="00852423"/>
    <w:rsid w:val="008526F5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6EF1"/>
    <w:rsid w:val="008A170B"/>
    <w:rsid w:val="008A22C5"/>
    <w:rsid w:val="008A4934"/>
    <w:rsid w:val="008C0701"/>
    <w:rsid w:val="008C423B"/>
    <w:rsid w:val="008C42B8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40F89"/>
    <w:rsid w:val="00954B0B"/>
    <w:rsid w:val="00960A55"/>
    <w:rsid w:val="009644C2"/>
    <w:rsid w:val="00964A97"/>
    <w:rsid w:val="00965DA2"/>
    <w:rsid w:val="0098267E"/>
    <w:rsid w:val="00997094"/>
    <w:rsid w:val="009A34F4"/>
    <w:rsid w:val="009A7BB1"/>
    <w:rsid w:val="009B2E60"/>
    <w:rsid w:val="009D624D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70948"/>
    <w:rsid w:val="00A752F5"/>
    <w:rsid w:val="00A77381"/>
    <w:rsid w:val="00A82225"/>
    <w:rsid w:val="00A82E41"/>
    <w:rsid w:val="00A849B3"/>
    <w:rsid w:val="00A9276D"/>
    <w:rsid w:val="00A94CF5"/>
    <w:rsid w:val="00A95F71"/>
    <w:rsid w:val="00AA0DF3"/>
    <w:rsid w:val="00AA104E"/>
    <w:rsid w:val="00AB1C47"/>
    <w:rsid w:val="00AC0E48"/>
    <w:rsid w:val="00AC1E59"/>
    <w:rsid w:val="00AC243A"/>
    <w:rsid w:val="00AE6E9F"/>
    <w:rsid w:val="00AF05FF"/>
    <w:rsid w:val="00AF547A"/>
    <w:rsid w:val="00AF7F2F"/>
    <w:rsid w:val="00B2291F"/>
    <w:rsid w:val="00B26769"/>
    <w:rsid w:val="00B30A7D"/>
    <w:rsid w:val="00B3204E"/>
    <w:rsid w:val="00B46C23"/>
    <w:rsid w:val="00B56DC5"/>
    <w:rsid w:val="00B71B17"/>
    <w:rsid w:val="00B726FF"/>
    <w:rsid w:val="00B727DF"/>
    <w:rsid w:val="00B776CD"/>
    <w:rsid w:val="00B81A31"/>
    <w:rsid w:val="00B856E6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A27"/>
    <w:rsid w:val="00C1264E"/>
    <w:rsid w:val="00C15772"/>
    <w:rsid w:val="00C20430"/>
    <w:rsid w:val="00C27F89"/>
    <w:rsid w:val="00C37AB6"/>
    <w:rsid w:val="00C411C7"/>
    <w:rsid w:val="00C47551"/>
    <w:rsid w:val="00C5026A"/>
    <w:rsid w:val="00C74E03"/>
    <w:rsid w:val="00C763AF"/>
    <w:rsid w:val="00C77367"/>
    <w:rsid w:val="00CC7594"/>
    <w:rsid w:val="00CD1212"/>
    <w:rsid w:val="00CD25A2"/>
    <w:rsid w:val="00CD6447"/>
    <w:rsid w:val="00CE2450"/>
    <w:rsid w:val="00CF30E6"/>
    <w:rsid w:val="00CF6EF2"/>
    <w:rsid w:val="00CF7870"/>
    <w:rsid w:val="00D029AF"/>
    <w:rsid w:val="00D03671"/>
    <w:rsid w:val="00D15A95"/>
    <w:rsid w:val="00D16082"/>
    <w:rsid w:val="00D17934"/>
    <w:rsid w:val="00D220C4"/>
    <w:rsid w:val="00D23A58"/>
    <w:rsid w:val="00D32E41"/>
    <w:rsid w:val="00D33828"/>
    <w:rsid w:val="00D33ABB"/>
    <w:rsid w:val="00D341F0"/>
    <w:rsid w:val="00D7713A"/>
    <w:rsid w:val="00D8226F"/>
    <w:rsid w:val="00D832DB"/>
    <w:rsid w:val="00D839F9"/>
    <w:rsid w:val="00D9048B"/>
    <w:rsid w:val="00D92CB6"/>
    <w:rsid w:val="00DA5D88"/>
    <w:rsid w:val="00DA635F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E000D1"/>
    <w:rsid w:val="00E00B6B"/>
    <w:rsid w:val="00E0440A"/>
    <w:rsid w:val="00E05595"/>
    <w:rsid w:val="00E05A50"/>
    <w:rsid w:val="00E26EAE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278B"/>
    <w:rsid w:val="00E95F35"/>
    <w:rsid w:val="00EC0CF5"/>
    <w:rsid w:val="00EC542F"/>
    <w:rsid w:val="00EC7057"/>
    <w:rsid w:val="00ED0C13"/>
    <w:rsid w:val="00ED1F77"/>
    <w:rsid w:val="00ED4014"/>
    <w:rsid w:val="00ED45B3"/>
    <w:rsid w:val="00ED59E6"/>
    <w:rsid w:val="00EE0C24"/>
    <w:rsid w:val="00EF1201"/>
    <w:rsid w:val="00EF216F"/>
    <w:rsid w:val="00EF3283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A4CBF"/>
    <w:rsid w:val="00FA5F3B"/>
    <w:rsid w:val="00FB629D"/>
    <w:rsid w:val="00FB74A7"/>
    <w:rsid w:val="00FC5BD4"/>
    <w:rsid w:val="00FE288F"/>
    <w:rsid w:val="00FF1CED"/>
    <w:rsid w:val="00FF478A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3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ri.ad/DesarrolloAplicaciones/anexos-e-Informes/arquitectura-resiliente/gestion-anexos/frontend/sri-gestion-anexos-web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840</Words>
  <Characters>5219</Characters>
  <Application>Microsoft Office Word</Application>
  <DocSecurity>0</DocSecurity>
  <Lines>208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Sevilla Amaya, Karen Sofia</cp:lastModifiedBy>
  <cp:revision>2</cp:revision>
  <cp:lastPrinted>2025-12-30T13:50:00Z</cp:lastPrinted>
  <dcterms:created xsi:type="dcterms:W3CDTF">2026-04-29T21:21:00Z</dcterms:created>
  <dcterms:modified xsi:type="dcterms:W3CDTF">2026-04-29T21:21:00Z</dcterms:modified>
</cp:coreProperties>
</file>