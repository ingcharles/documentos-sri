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bookmarkStart w:id="0" w:name="OLE_LINK4"/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0F1D4EB8" w:rsidR="00A56939" w:rsidRDefault="00A56939" w:rsidP="002D6F52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bookmarkStart w:id="1" w:name="OLE_LINK7"/>
      <w:r w:rsidR="00792F5E" w:rsidRPr="00792F5E">
        <w:rPr>
          <w:rFonts w:ascii="Arial" w:hAnsi="Arial" w:cs="Arial"/>
          <w:bCs/>
          <w:sz w:val="20"/>
        </w:rPr>
        <w:t xml:space="preserve">Roberto Patricio </w:t>
      </w:r>
      <w:bookmarkStart w:id="2" w:name="OLE_LINK6"/>
      <w:r w:rsidR="00792F5E" w:rsidRPr="00792F5E">
        <w:rPr>
          <w:rFonts w:ascii="Arial" w:hAnsi="Arial" w:cs="Arial"/>
          <w:bCs/>
          <w:sz w:val="20"/>
        </w:rPr>
        <w:t xml:space="preserve">Cañarte </w:t>
      </w:r>
      <w:bookmarkEnd w:id="2"/>
      <w:r w:rsidR="00792F5E" w:rsidRPr="00792F5E">
        <w:rPr>
          <w:rFonts w:ascii="Arial" w:hAnsi="Arial" w:cs="Arial"/>
          <w:bCs/>
          <w:sz w:val="20"/>
        </w:rPr>
        <w:t>Mantuano</w:t>
      </w:r>
      <w:bookmarkEnd w:id="1"/>
    </w:p>
    <w:p w14:paraId="52DB1B05" w14:textId="7261AC94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</w:t>
      </w:r>
      <w:r w:rsidR="00512C04">
        <w:rPr>
          <w:rFonts w:ascii="Arial" w:hAnsi="Arial" w:cs="Arial"/>
          <w:b/>
          <w:bCs/>
          <w:sz w:val="20"/>
        </w:rPr>
        <w:t>r</w:t>
      </w:r>
      <w:r w:rsidR="00C74E03" w:rsidRPr="00C74E03">
        <w:rPr>
          <w:rFonts w:ascii="Arial" w:hAnsi="Arial" w:cs="Arial"/>
          <w:b/>
          <w:bCs/>
          <w:sz w:val="20"/>
        </w:rPr>
        <w:t xml:space="preserve">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4696A5FD" w:rsidR="00A56939" w:rsidRPr="009365E8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del w:id="3" w:author="Sevilla Amaya, Karen Sofia" w:date="2026-09-03T23:54:00Z" w16du:dateUtc="2026-09-04T04:54:00Z">
        <w:r w:rsidR="009365E8" w:rsidRPr="009365E8" w:rsidDel="00614894">
          <w:rPr>
            <w:rFonts w:ascii="Arial" w:hAnsi="Arial" w:cs="Arial"/>
            <w:bCs/>
            <w:sz w:val="20"/>
          </w:rPr>
          <w:delText>0</w:delText>
        </w:r>
        <w:r w:rsidR="009C6BD0" w:rsidDel="00614894">
          <w:rPr>
            <w:rFonts w:ascii="Arial" w:hAnsi="Arial" w:cs="Arial"/>
            <w:bCs/>
            <w:sz w:val="20"/>
          </w:rPr>
          <w:delText>1</w:delText>
        </w:r>
        <w:r w:rsidR="009365E8" w:rsidRPr="009365E8" w:rsidDel="00614894">
          <w:rPr>
            <w:rFonts w:ascii="Arial" w:hAnsi="Arial" w:cs="Arial"/>
            <w:bCs/>
            <w:sz w:val="20"/>
          </w:rPr>
          <w:delText xml:space="preserve"> </w:delText>
        </w:r>
      </w:del>
      <w:ins w:id="4" w:author="Sevilla Amaya, Karen Sofia" w:date="2026-09-03T23:54:00Z" w16du:dateUtc="2026-09-04T04:54:00Z">
        <w:r w:rsidR="00614894">
          <w:rPr>
            <w:rFonts w:ascii="Arial" w:hAnsi="Arial" w:cs="Arial"/>
            <w:bCs/>
            <w:sz w:val="20"/>
          </w:rPr>
          <w:t>04</w:t>
        </w:r>
        <w:r w:rsidR="00614894" w:rsidRPr="009365E8">
          <w:rPr>
            <w:rFonts w:ascii="Arial" w:hAnsi="Arial" w:cs="Arial"/>
            <w:bCs/>
            <w:sz w:val="20"/>
          </w:rPr>
          <w:t xml:space="preserve"> </w:t>
        </w:r>
      </w:ins>
      <w:r w:rsidR="009F42CA" w:rsidRPr="009365E8">
        <w:rPr>
          <w:rFonts w:ascii="Arial" w:hAnsi="Arial" w:cs="Arial"/>
          <w:bCs/>
          <w:sz w:val="20"/>
        </w:rPr>
        <w:t xml:space="preserve">de </w:t>
      </w:r>
      <w:r w:rsidR="009C6BD0">
        <w:rPr>
          <w:rFonts w:ascii="Arial" w:hAnsi="Arial" w:cs="Arial"/>
          <w:bCs/>
          <w:sz w:val="20"/>
        </w:rPr>
        <w:t>septiembre</w:t>
      </w:r>
      <w:r w:rsidR="009F42CA" w:rsidRPr="009365E8">
        <w:rPr>
          <w:rFonts w:ascii="Arial" w:hAnsi="Arial" w:cs="Arial"/>
          <w:bCs/>
          <w:sz w:val="20"/>
        </w:rPr>
        <w:t xml:space="preserve"> de 202</w:t>
      </w:r>
      <w:r w:rsidR="007F49B9" w:rsidRPr="009365E8">
        <w:rPr>
          <w:rFonts w:ascii="Arial" w:hAnsi="Arial" w:cs="Arial"/>
          <w:bCs/>
          <w:sz w:val="20"/>
        </w:rPr>
        <w:t>6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47502079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5" w:name="OLE_LINK2"/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detallo a continuación el estado de las tareas</w:t>
      </w:r>
      <w:r w:rsidR="00A94CF5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1325A9">
        <w:rPr>
          <w:rFonts w:ascii="Arial" w:hAnsi="Arial" w:cs="Arial"/>
          <w:sz w:val="20"/>
        </w:rPr>
        <w:t>3</w:t>
      </w:r>
      <w:r w:rsidR="00990DD1">
        <w:rPr>
          <w:rFonts w:ascii="Arial" w:hAnsi="Arial" w:cs="Arial"/>
          <w:sz w:val="20"/>
        </w:rPr>
        <w:t>1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4D6248">
        <w:rPr>
          <w:rFonts w:ascii="Arial" w:hAnsi="Arial" w:cs="Arial"/>
          <w:sz w:val="20"/>
        </w:rPr>
        <w:t>agosto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46CC3">
        <w:rPr>
          <w:rFonts w:ascii="Arial" w:hAnsi="Arial" w:cs="Arial"/>
          <w:sz w:val="20"/>
        </w:rPr>
        <w:t>6</w:t>
      </w:r>
      <w:r w:rsidR="00CD1212">
        <w:rPr>
          <w:rFonts w:ascii="Arial" w:hAnsi="Arial" w:cs="Arial"/>
          <w:sz w:val="20"/>
        </w:rPr>
        <w:t>.</w:t>
      </w:r>
    </w:p>
    <w:p w14:paraId="697BBBFA" w14:textId="600BBAEB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6" w:name="OLE_LINK3"/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 xml:space="preserve">, </w:t>
      </w:r>
      <w:r w:rsidR="00584003">
        <w:rPr>
          <w:rFonts w:ascii="Arial" w:hAnsi="Arial" w:cs="Arial"/>
          <w:sz w:val="20"/>
        </w:rPr>
        <w:t xml:space="preserve">a </w:t>
      </w:r>
      <w:proofErr w:type="gramStart"/>
      <w:r w:rsidR="00C36E8E">
        <w:rPr>
          <w:rFonts w:ascii="Arial" w:hAnsi="Arial" w:cs="Arial"/>
          <w:sz w:val="20"/>
        </w:rPr>
        <w:t>continuación</w:t>
      </w:r>
      <w:proofErr w:type="gramEnd"/>
      <w:r w:rsidR="00AF5DD9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presento las acciones más relevantes realizadas en el periodo:</w:t>
      </w:r>
    </w:p>
    <w:p w14:paraId="5A8D212E" w14:textId="77777777" w:rsidR="00CF7870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BC2BBB7" w14:textId="77777777" w:rsidR="002A5E30" w:rsidRPr="0011638C" w:rsidRDefault="002A5E3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bookmarkEnd w:id="6"/>
    <w:p w14:paraId="2A3A7D44" w14:textId="77777777" w:rsidR="005E1CDA" w:rsidRDefault="005E1CDA" w:rsidP="005E1CDA">
      <w:pPr>
        <w:ind w:left="720"/>
        <w:jc w:val="both"/>
        <w:rPr>
          <w:rFonts w:ascii="Arial" w:hAnsi="Arial" w:cs="Arial"/>
          <w:sz w:val="20"/>
          <w:lang w:val="es-ES"/>
        </w:rPr>
      </w:pPr>
      <w:r w:rsidRPr="005E1CDA">
        <w:rPr>
          <w:rFonts w:ascii="Arial" w:hAnsi="Arial" w:cs="Arial"/>
          <w:sz w:val="20"/>
          <w:lang w:val="es-ES"/>
        </w:rPr>
        <w:t>En cumplimiento de los lineamientos institucionales y dentro del proceso de modernización tecnológica, se realizaron actividades relacionadas con:</w:t>
      </w:r>
    </w:p>
    <w:p w14:paraId="4F0E38C8" w14:textId="78ADDA9B" w:rsidR="005E1CDA" w:rsidRDefault="003438BF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Revisión estándares</w:t>
      </w:r>
      <w:r w:rsidR="004D6248">
        <w:rPr>
          <w:rFonts w:ascii="Arial" w:hAnsi="Arial" w:cs="Arial"/>
          <w:sz w:val="20"/>
          <w:lang w:val="es-ES"/>
        </w:rPr>
        <w:t xml:space="preserve">, historias de </w:t>
      </w:r>
      <w:r w:rsidR="00FC005A">
        <w:rPr>
          <w:rFonts w:ascii="Arial" w:hAnsi="Arial" w:cs="Arial"/>
          <w:sz w:val="20"/>
          <w:lang w:val="es-ES"/>
        </w:rPr>
        <w:t>usuarios</w:t>
      </w:r>
      <w:r>
        <w:rPr>
          <w:rFonts w:ascii="Arial" w:hAnsi="Arial" w:cs="Arial"/>
          <w:sz w:val="20"/>
          <w:lang w:val="es-ES"/>
        </w:rPr>
        <w:t xml:space="preserve"> y documentación del proyecto de anexos</w:t>
      </w:r>
      <w:r w:rsidR="005E1CDA" w:rsidRPr="005E1CDA">
        <w:rPr>
          <w:rFonts w:ascii="Arial" w:hAnsi="Arial" w:cs="Arial"/>
          <w:sz w:val="20"/>
          <w:lang w:val="es-ES"/>
        </w:rPr>
        <w:t>.</w:t>
      </w:r>
    </w:p>
    <w:p w14:paraId="17F0B284" w14:textId="1825C5E0" w:rsidR="00A02D4A" w:rsidRPr="00A02D4A" w:rsidRDefault="00A02D4A" w:rsidP="00A02D4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Asistencia y participación en </w:t>
      </w:r>
      <w:r w:rsidR="004D6248">
        <w:rPr>
          <w:rFonts w:ascii="Arial" w:hAnsi="Arial" w:cs="Arial"/>
          <w:sz w:val="20"/>
          <w:lang w:val="es-ES"/>
        </w:rPr>
        <w:t xml:space="preserve">talleres, </w:t>
      </w:r>
      <w:r>
        <w:rPr>
          <w:rFonts w:ascii="Arial" w:hAnsi="Arial" w:cs="Arial"/>
          <w:sz w:val="20"/>
          <w:lang w:val="es-ES"/>
        </w:rPr>
        <w:t>reuniones y capacitaciones.</w:t>
      </w:r>
    </w:p>
    <w:p w14:paraId="06B67E4A" w14:textId="1126C690" w:rsidR="00776481" w:rsidRPr="001E6B85" w:rsidRDefault="005E1CDA" w:rsidP="001E6B85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 w:rsidRPr="00CC7594">
        <w:rPr>
          <w:rFonts w:ascii="Arial" w:hAnsi="Arial" w:cs="Arial"/>
          <w:sz w:val="20"/>
          <w:lang w:val="es-ES"/>
        </w:rPr>
        <w:t>Implementación de nuevas funcionalidades</w:t>
      </w:r>
      <w:r w:rsidR="001E6B85">
        <w:rPr>
          <w:rFonts w:ascii="Arial" w:hAnsi="Arial" w:cs="Arial"/>
          <w:sz w:val="20"/>
          <w:lang w:val="es-ES"/>
        </w:rPr>
        <w:t xml:space="preserve"> y corrección de observaciones reportas por QA</w:t>
      </w:r>
      <w:r w:rsidRPr="00CC7594">
        <w:rPr>
          <w:rFonts w:ascii="Arial" w:hAnsi="Arial" w:cs="Arial"/>
          <w:sz w:val="20"/>
          <w:lang w:val="es-ES"/>
        </w:rPr>
        <w:t xml:space="preserve"> para el reléase 1 del Proyecto Comprobantes Electrónicos y Anexos</w:t>
      </w:r>
      <w:r w:rsidR="00A02D4A">
        <w:rPr>
          <w:rFonts w:ascii="Arial" w:hAnsi="Arial" w:cs="Arial"/>
          <w:sz w:val="20"/>
          <w:lang w:val="es-ES"/>
        </w:rPr>
        <w:t>:</w:t>
      </w:r>
    </w:p>
    <w:p w14:paraId="1BB9416F" w14:textId="16A31C36" w:rsidR="003E700A" w:rsidRPr="003E700A" w:rsidRDefault="003E700A" w:rsidP="003E700A">
      <w:pPr>
        <w:ind w:left="708"/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Listado de historia</w:t>
      </w:r>
      <w:r w:rsidR="008146EC">
        <w:rPr>
          <w:rFonts w:ascii="Arial" w:hAnsi="Arial" w:cs="Arial"/>
          <w:sz w:val="20"/>
          <w:lang w:val="es-ES"/>
        </w:rPr>
        <w:t>s</w:t>
      </w:r>
      <w:r>
        <w:rPr>
          <w:rFonts w:ascii="Arial" w:hAnsi="Arial" w:cs="Arial"/>
          <w:sz w:val="20"/>
          <w:lang w:val="es-ES"/>
        </w:rPr>
        <w:t xml:space="preserve"> de usuarios ejecutadas:</w:t>
      </w:r>
    </w:p>
    <w:tbl>
      <w:tblPr>
        <w:tblStyle w:val="Tablaconcuadrcula"/>
        <w:tblW w:w="7818" w:type="dxa"/>
        <w:tblInd w:w="682" w:type="dxa"/>
        <w:tblLook w:val="04A0" w:firstRow="1" w:lastRow="0" w:firstColumn="1" w:lastColumn="0" w:noHBand="0" w:noVBand="1"/>
      </w:tblPr>
      <w:tblGrid>
        <w:gridCol w:w="1014"/>
        <w:gridCol w:w="3828"/>
        <w:gridCol w:w="2976"/>
      </w:tblGrid>
      <w:tr w:rsidR="003E700A" w14:paraId="0C408314" w14:textId="77777777" w:rsidTr="008146EC">
        <w:tc>
          <w:tcPr>
            <w:tcW w:w="1014" w:type="dxa"/>
          </w:tcPr>
          <w:p w14:paraId="567B7DA3" w14:textId="6644632F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Código</w:t>
            </w:r>
          </w:p>
        </w:tc>
        <w:tc>
          <w:tcPr>
            <w:tcW w:w="3828" w:type="dxa"/>
          </w:tcPr>
          <w:p w14:paraId="5A8FB8D2" w14:textId="0A9575FE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Historia de usuario</w:t>
            </w:r>
          </w:p>
        </w:tc>
        <w:tc>
          <w:tcPr>
            <w:tcW w:w="2976" w:type="dxa"/>
          </w:tcPr>
          <w:p w14:paraId="56B22BA0" w14:textId="25445171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proofErr w:type="gramStart"/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Link</w:t>
            </w:r>
            <w:proofErr w:type="gramEnd"/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 xml:space="preserve"> </w:t>
            </w:r>
            <w:proofErr w:type="spellStart"/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Zentao</w:t>
            </w:r>
            <w:proofErr w:type="spellEnd"/>
          </w:p>
        </w:tc>
      </w:tr>
      <w:tr w:rsidR="003E700A" w14:paraId="22A86BB0" w14:textId="77777777" w:rsidTr="00236C4C">
        <w:tc>
          <w:tcPr>
            <w:tcW w:w="1014" w:type="dxa"/>
            <w:vAlign w:val="center"/>
          </w:tcPr>
          <w:p w14:paraId="21F14399" w14:textId="7C41E9B9" w:rsidR="003E700A" w:rsidRDefault="0078465C" w:rsidP="00236C4C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bookmarkStart w:id="7" w:name="OLE_LINK228"/>
            <w:r w:rsidRPr="0078465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850</w:t>
            </w:r>
            <w:bookmarkEnd w:id="7"/>
          </w:p>
        </w:tc>
        <w:tc>
          <w:tcPr>
            <w:tcW w:w="3828" w:type="dxa"/>
            <w:vAlign w:val="center"/>
          </w:tcPr>
          <w:p w14:paraId="3FBB1A4D" w14:textId="1A86E481" w:rsidR="00B56022" w:rsidRPr="0078465C" w:rsidRDefault="0078465C" w:rsidP="003E700A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78465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 del proyecto</w:t>
            </w:r>
            <w:r w:rsidR="00EA223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  <w:proofErr w:type="spellStart"/>
            <w:r w:rsidRPr="0078465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sri</w:t>
            </w:r>
            <w:proofErr w:type="spellEnd"/>
            <w:r w:rsidRPr="0078465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-anexos-estructura-</w:t>
            </w:r>
            <w:proofErr w:type="spellStart"/>
            <w:r w:rsidRPr="0078465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service</w:t>
            </w:r>
            <w:proofErr w:type="spellEnd"/>
          </w:p>
        </w:tc>
        <w:tc>
          <w:tcPr>
            <w:tcW w:w="2976" w:type="dxa"/>
            <w:vAlign w:val="center"/>
          </w:tcPr>
          <w:p w14:paraId="07ECCE06" w14:textId="5F47F206" w:rsidR="0078465C" w:rsidRPr="0078465C" w:rsidRDefault="0078465C" w:rsidP="003E700A">
            <w:pP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</w:pPr>
            <w:hyperlink r:id="rId8" w:history="1">
              <w:r w:rsidRPr="008F7372">
                <w:rPr>
                  <w:rStyle w:val="Hipervnculo"/>
                  <w:rFonts w:ascii="Arial" w:eastAsia="Times New Roman" w:hAnsi="Arial" w:cs="Arial"/>
                  <w:kern w:val="0"/>
                  <w:sz w:val="18"/>
                  <w:szCs w:val="18"/>
                  <w:lang w:eastAsia="es-EC"/>
                  <w14:ligatures w14:val="none"/>
                </w:rPr>
                <w:t>http://sridesa03/zentao/bug-view-850.html</w:t>
              </w:r>
            </w:hyperlink>
          </w:p>
        </w:tc>
      </w:tr>
      <w:tr w:rsidR="00EA2237" w14:paraId="20BA553F" w14:textId="77777777" w:rsidTr="00236C4C">
        <w:tc>
          <w:tcPr>
            <w:tcW w:w="1014" w:type="dxa"/>
            <w:vAlign w:val="center"/>
          </w:tcPr>
          <w:p w14:paraId="6B26BCC3" w14:textId="2827F01F" w:rsidR="00EA2237" w:rsidRPr="0078465C" w:rsidRDefault="00EA2237" w:rsidP="00236C4C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8" w:name="OLE_LINK230"/>
            <w:r w:rsidRPr="00EA223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837</w:t>
            </w:r>
            <w:bookmarkEnd w:id="8"/>
          </w:p>
        </w:tc>
        <w:tc>
          <w:tcPr>
            <w:tcW w:w="3828" w:type="dxa"/>
            <w:vAlign w:val="center"/>
          </w:tcPr>
          <w:p w14:paraId="48246C77" w14:textId="4DE01239" w:rsidR="00EA2237" w:rsidRPr="0078465C" w:rsidRDefault="00EA2237" w:rsidP="003E700A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9" w:name="OLE_LINK231"/>
            <w:r w:rsidRPr="00EA223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Clientes de servicios integración configurados en </w:t>
            </w:r>
            <w:proofErr w:type="spellStart"/>
            <w:proofErr w:type="gramStart"/>
            <w:r w:rsidRPr="00EA223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oidc.json</w:t>
            </w:r>
            <w:bookmarkEnd w:id="9"/>
            <w:proofErr w:type="spellEnd"/>
            <w:proofErr w:type="gramEnd"/>
          </w:p>
        </w:tc>
        <w:tc>
          <w:tcPr>
            <w:tcW w:w="2976" w:type="dxa"/>
            <w:vAlign w:val="center"/>
          </w:tcPr>
          <w:p w14:paraId="3861F32A" w14:textId="578B0330" w:rsidR="00EA2237" w:rsidRDefault="00EA2237" w:rsidP="003E700A">
            <w:pP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</w:pPr>
            <w:hyperlink r:id="rId9" w:history="1">
              <w:r w:rsidRPr="008F7372">
                <w:rPr>
                  <w:rStyle w:val="Hipervnculo"/>
                  <w:rFonts w:ascii="Arial" w:eastAsia="Times New Roman" w:hAnsi="Arial" w:cs="Arial"/>
                  <w:kern w:val="0"/>
                  <w:sz w:val="18"/>
                  <w:szCs w:val="18"/>
                  <w:lang w:eastAsia="es-EC"/>
                  <w14:ligatures w14:val="none"/>
                </w:rPr>
                <w:t>http://sridesa03/zentao/bug-view-837.html</w:t>
              </w:r>
            </w:hyperlink>
          </w:p>
        </w:tc>
      </w:tr>
      <w:tr w:rsidR="003E700A" w14:paraId="5A77784C" w14:textId="77777777" w:rsidTr="00236C4C">
        <w:tc>
          <w:tcPr>
            <w:tcW w:w="1014" w:type="dxa"/>
            <w:vAlign w:val="center"/>
          </w:tcPr>
          <w:p w14:paraId="3237F88F" w14:textId="3DCDB477" w:rsidR="003E700A" w:rsidRDefault="00457633" w:rsidP="003E700A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bookmarkStart w:id="10" w:name="OLE_LINK237"/>
            <w:r>
              <w:rPr>
                <w:rFonts w:ascii="Arial" w:hAnsi="Arial" w:cs="Arial"/>
                <w:sz w:val="20"/>
                <w:lang w:val="es-ES"/>
              </w:rPr>
              <w:t>7</w:t>
            </w:r>
            <w:r w:rsidR="007E4E42">
              <w:rPr>
                <w:rFonts w:ascii="Arial" w:hAnsi="Arial" w:cs="Arial"/>
                <w:sz w:val="20"/>
                <w:lang w:val="es-ES"/>
              </w:rPr>
              <w:t>5</w:t>
            </w:r>
            <w:r>
              <w:rPr>
                <w:rFonts w:ascii="Arial" w:hAnsi="Arial" w:cs="Arial"/>
                <w:sz w:val="20"/>
                <w:lang w:val="es-ES"/>
              </w:rPr>
              <w:t>0</w:t>
            </w:r>
            <w:bookmarkEnd w:id="10"/>
          </w:p>
        </w:tc>
        <w:tc>
          <w:tcPr>
            <w:tcW w:w="3828" w:type="dxa"/>
            <w:vAlign w:val="center"/>
          </w:tcPr>
          <w:p w14:paraId="28475394" w14:textId="09BBA02A" w:rsidR="003E700A" w:rsidRDefault="007E4E42" w:rsidP="003E700A">
            <w:pPr>
              <w:jc w:val="both"/>
              <w:rPr>
                <w:rFonts w:ascii="Arial" w:hAnsi="Arial" w:cs="Arial"/>
                <w:sz w:val="20"/>
                <w:lang w:val="es-ES"/>
              </w:rPr>
            </w:pPr>
            <w:bookmarkStart w:id="11" w:name="OLE_LINK238"/>
            <w:r w:rsidRPr="007E4E4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Implementación de seguridades con cliente SSO </w:t>
            </w:r>
            <w:proofErr w:type="spellStart"/>
            <w:r w:rsidRPr="007E4E4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consdierando</w:t>
            </w:r>
            <w:proofErr w:type="spellEnd"/>
            <w:r w:rsidRPr="007E4E4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  <w:bookmarkStart w:id="12" w:name="OLE_LINK239"/>
            <w:bookmarkEnd w:id="11"/>
            <w:proofErr w:type="spellStart"/>
            <w:r w:rsidRPr="007E4E4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bearer-only</w:t>
            </w:r>
            <w:proofErr w:type="spellEnd"/>
            <w:r w:rsidRPr="007E4E4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en los microservicios intranet</w:t>
            </w:r>
            <w:bookmarkEnd w:id="12"/>
          </w:p>
        </w:tc>
        <w:tc>
          <w:tcPr>
            <w:tcW w:w="2976" w:type="dxa"/>
            <w:vAlign w:val="center"/>
          </w:tcPr>
          <w:p w14:paraId="535E0F22" w14:textId="4DD6FB81" w:rsidR="007E4E42" w:rsidRPr="007E4E42" w:rsidRDefault="007E4E42" w:rsidP="007E4E42">
            <w:pPr>
              <w:rPr>
                <w:rFonts w:ascii="Arial" w:hAnsi="Arial" w:cs="Arial"/>
                <w:sz w:val="18"/>
                <w:szCs w:val="18"/>
              </w:rPr>
            </w:pPr>
            <w:hyperlink r:id="rId10" w:history="1">
              <w:r w:rsidRPr="007E4E42">
                <w:rPr>
                  <w:rStyle w:val="Hipervnculo"/>
                  <w:rFonts w:ascii="Arial" w:hAnsi="Arial" w:cs="Arial"/>
                  <w:sz w:val="18"/>
                  <w:szCs w:val="18"/>
                </w:rPr>
                <w:t>http://sridesa03/zentao/task-view-750.html</w:t>
              </w:r>
            </w:hyperlink>
          </w:p>
        </w:tc>
      </w:tr>
    </w:tbl>
    <w:p w14:paraId="2AAF16E5" w14:textId="77777777" w:rsidR="003E700A" w:rsidRDefault="003E700A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76609654" w14:textId="77777777" w:rsidR="00B910E0" w:rsidRDefault="00B910E0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C7590C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7370E92A" w14:textId="77777777" w:rsidR="00457633" w:rsidRDefault="00457633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506E1068" w14:textId="77777777" w:rsidR="00776481" w:rsidRDefault="00776481" w:rsidP="00605584">
      <w:pPr>
        <w:jc w:val="both"/>
        <w:rPr>
          <w:rFonts w:ascii="Arial" w:hAnsi="Arial" w:cs="Arial"/>
          <w:sz w:val="20"/>
          <w:lang w:val="es-ES"/>
        </w:rPr>
      </w:pPr>
    </w:p>
    <w:p w14:paraId="049DCEE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9808DE3" w14:textId="77777777" w:rsidR="00776481" w:rsidRDefault="00776481" w:rsidP="00A56939">
      <w:pPr>
        <w:jc w:val="both"/>
        <w:rPr>
          <w:rFonts w:ascii="Arial" w:hAnsi="Arial" w:cs="Arial"/>
          <w:sz w:val="20"/>
        </w:rPr>
      </w:pPr>
    </w:p>
    <w:p w14:paraId="3EB0DCC4" w14:textId="432869A7" w:rsidR="00B910E0" w:rsidRDefault="00475827" w:rsidP="00605584">
      <w:pPr>
        <w:jc w:val="both"/>
        <w:rPr>
          <w:rFonts w:ascii="Arial" w:hAnsi="Arial" w:cs="Arial"/>
          <w:sz w:val="20"/>
        </w:rPr>
      </w:pPr>
      <w:bookmarkStart w:id="13" w:name="OLE_LINK233"/>
      <w:r w:rsidRPr="009F7FB9">
        <w:rPr>
          <w:rFonts w:ascii="Arial" w:hAnsi="Arial" w:cs="Arial"/>
          <w:sz w:val="20"/>
        </w:rPr>
        <w:t xml:space="preserve">A continuación, </w:t>
      </w:r>
      <w:r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</w:t>
      </w:r>
      <w:r>
        <w:rPr>
          <w:rFonts w:ascii="Arial" w:hAnsi="Arial" w:cs="Arial"/>
          <w:sz w:val="20"/>
        </w:rPr>
        <w:t xml:space="preserve"> y las actividades realizadas</w:t>
      </w:r>
      <w:r w:rsidRPr="009F7FB9">
        <w:rPr>
          <w:rFonts w:ascii="Arial" w:hAnsi="Arial" w:cs="Arial"/>
          <w:sz w:val="20"/>
        </w:rPr>
        <w:t xml:space="preserve"> entre el 1 y el </w:t>
      </w:r>
      <w:r w:rsidR="0043364F">
        <w:rPr>
          <w:rFonts w:ascii="Arial" w:hAnsi="Arial" w:cs="Arial"/>
          <w:sz w:val="20"/>
        </w:rPr>
        <w:t>10 de</w:t>
      </w:r>
      <w:r w:rsidRPr="009F7FB9">
        <w:rPr>
          <w:rFonts w:ascii="Arial" w:hAnsi="Arial" w:cs="Arial"/>
          <w:sz w:val="20"/>
        </w:rPr>
        <w:t xml:space="preserve"> </w:t>
      </w:r>
      <w:bookmarkStart w:id="14" w:name="OLE_LINK227"/>
      <w:r w:rsidR="0043364F">
        <w:rPr>
          <w:rFonts w:ascii="Arial" w:hAnsi="Arial" w:cs="Arial"/>
          <w:sz w:val="20"/>
        </w:rPr>
        <w:t>agosto</w:t>
      </w:r>
      <w:r w:rsidRPr="009F7FB9">
        <w:rPr>
          <w:rFonts w:ascii="Arial" w:hAnsi="Arial" w:cs="Arial"/>
          <w:sz w:val="20"/>
        </w:rPr>
        <w:t xml:space="preserve"> </w:t>
      </w:r>
      <w:bookmarkEnd w:id="14"/>
      <w:r w:rsidRPr="009F7FB9">
        <w:rPr>
          <w:rFonts w:ascii="Arial" w:hAnsi="Arial" w:cs="Arial"/>
          <w:sz w:val="20"/>
        </w:rPr>
        <w:t>de 202</w:t>
      </w:r>
      <w:r>
        <w:rPr>
          <w:rFonts w:ascii="Arial" w:hAnsi="Arial" w:cs="Arial"/>
          <w:sz w:val="20"/>
        </w:rPr>
        <w:t>6</w:t>
      </w:r>
      <w:r w:rsidR="0043364F">
        <w:rPr>
          <w:rFonts w:ascii="Arial" w:hAnsi="Arial" w:cs="Arial"/>
          <w:sz w:val="20"/>
        </w:rPr>
        <w:t xml:space="preserve"> y el 19 al 31 de agosto</w:t>
      </w:r>
      <w:r w:rsidR="0043364F" w:rsidRPr="009F7FB9">
        <w:rPr>
          <w:rFonts w:ascii="Arial" w:hAnsi="Arial" w:cs="Arial"/>
          <w:sz w:val="20"/>
        </w:rPr>
        <w:t xml:space="preserve"> </w:t>
      </w:r>
      <w:r w:rsidR="0043364F">
        <w:rPr>
          <w:rFonts w:ascii="Arial" w:hAnsi="Arial" w:cs="Arial"/>
          <w:sz w:val="20"/>
        </w:rPr>
        <w:t>de 2026</w:t>
      </w:r>
      <w:r w:rsidR="0043364F" w:rsidRPr="009F7FB9">
        <w:rPr>
          <w:rFonts w:ascii="Arial" w:hAnsi="Arial" w:cs="Arial"/>
          <w:sz w:val="20"/>
        </w:rPr>
        <w:t xml:space="preserve">, considerando que del </w:t>
      </w:r>
      <w:r w:rsidR="0043364F">
        <w:rPr>
          <w:rFonts w:ascii="Arial" w:hAnsi="Arial" w:cs="Arial"/>
          <w:sz w:val="20"/>
        </w:rPr>
        <w:t>11 al 18 de agosto</w:t>
      </w:r>
      <w:r w:rsidR="0043364F" w:rsidRPr="009F7FB9">
        <w:rPr>
          <w:rFonts w:ascii="Arial" w:hAnsi="Arial" w:cs="Arial"/>
          <w:sz w:val="20"/>
        </w:rPr>
        <w:t xml:space="preserve"> estuve en período de vacaciones</w:t>
      </w:r>
      <w:r w:rsidR="0043364F">
        <w:rPr>
          <w:rFonts w:ascii="Arial" w:hAnsi="Arial" w:cs="Arial"/>
          <w:sz w:val="20"/>
        </w:rPr>
        <w:t>.</w:t>
      </w:r>
      <w:r w:rsidRPr="009F7FB9">
        <w:rPr>
          <w:rFonts w:ascii="Arial" w:hAnsi="Arial" w:cs="Arial"/>
          <w:sz w:val="20"/>
        </w:rPr>
        <w:t xml:space="preserve"> Esta documentación corresponde al “Proyecto Comprobantes Electrónicos y Anexos” y se encuentra ubicada en la Coordinación Nacional de Desarrollo y Mantenimiento</w:t>
      </w:r>
      <w:r w:rsidR="00605584">
        <w:rPr>
          <w:rFonts w:ascii="Arial" w:hAnsi="Arial" w:cs="Arial"/>
          <w:sz w:val="20"/>
        </w:rPr>
        <w:t>.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3686"/>
      </w:tblGrid>
      <w:tr w:rsidR="00A849B3" w:rsidRPr="000979D9" w14:paraId="19C1A8D9" w14:textId="77777777" w:rsidTr="00645381">
        <w:trPr>
          <w:trHeight w:val="675"/>
          <w:jc w:val="center"/>
        </w:trPr>
        <w:tc>
          <w:tcPr>
            <w:tcW w:w="1838" w:type="dxa"/>
            <w:vAlign w:val="center"/>
            <w:hideMark/>
          </w:tcPr>
          <w:bookmarkEnd w:id="5"/>
          <w:bookmarkEnd w:id="13"/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843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1984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3686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AE2465" w:rsidRPr="000979D9" w14:paraId="1FD5C348" w14:textId="77777777" w:rsidTr="00645381">
        <w:trPr>
          <w:trHeight w:val="675"/>
          <w:jc w:val="center"/>
        </w:trPr>
        <w:tc>
          <w:tcPr>
            <w:tcW w:w="1838" w:type="dxa"/>
            <w:vAlign w:val="center"/>
          </w:tcPr>
          <w:p w14:paraId="2A86B219" w14:textId="7ADE274D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5" w:name="OLE_LINK234"/>
            <w:proofErr w:type="spellStart"/>
            <w:r w:rsidRPr="00CC7594">
              <w:rPr>
                <w:rFonts w:ascii="Arial" w:hAnsi="Arial" w:cs="Arial"/>
                <w:sz w:val="20"/>
              </w:rPr>
              <w:t>Backend</w:t>
            </w:r>
            <w:bookmarkEnd w:id="15"/>
            <w:proofErr w:type="spellEnd"/>
          </w:p>
        </w:tc>
        <w:tc>
          <w:tcPr>
            <w:tcW w:w="1843" w:type="dxa"/>
            <w:vAlign w:val="center"/>
          </w:tcPr>
          <w:p w14:paraId="0C6B348A" w14:textId="3796AC8F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6" w:name="OLE_LINK25"/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enviado a pruebas</w:t>
            </w:r>
            <w:bookmarkEnd w:id="16"/>
          </w:p>
        </w:tc>
        <w:bookmarkStart w:id="17" w:name="OLE_LINK235"/>
        <w:tc>
          <w:tcPr>
            <w:tcW w:w="1984" w:type="dxa"/>
            <w:vAlign w:val="center"/>
          </w:tcPr>
          <w:p w14:paraId="2A66BFE5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fldChar w:fldCharType="begin"/>
            </w:r>
            <w:r>
              <w:instrText>HYPERLINK "https://gitlab.sri.ad/DesarrolloAplicaciones/anexos-e-Informes/arquitectura-resiliente/gestion-anexos/backend/sri-anexos-catalogos-service"</w:instrText>
            </w:r>
            <w:r>
              <w:fldChar w:fldCharType="separate"/>
            </w:r>
            <w:r w:rsidRPr="001D0648">
              <w:rPr>
                <w:rStyle w:val="Hipervnculo"/>
                <w:rFonts w:ascii="Arial" w:hAnsi="Arial" w:cs="Arial"/>
                <w:sz w:val="20"/>
                <w:szCs w:val="20"/>
              </w:rPr>
              <w:t>https://gitlab.sri.ad/DesarrolloAplicaciones/anexos-e-Informes/arquitectura-resiliente/gestion-anexos/backend/sri-anexos-catalogos-service</w:t>
            </w:r>
            <w:r>
              <w:fldChar w:fldCharType="end"/>
            </w:r>
          </w:p>
          <w:p w14:paraId="42DC74C8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E78E62A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bookmarkStart w:id="18" w:name="OLE_LINK11"/>
          <w:p w14:paraId="07CB423E" w14:textId="1F229401" w:rsidR="00AE2465" w:rsidRPr="00A9276D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fldChar w:fldCharType="begin"/>
            </w:r>
            <w:r>
              <w:instrText>HYPERLINK "https://gitlab.sri.ad/DesarrolloAplicaciones/anexos-e-Informes/arquitectura-resiliente/gestion-anexos/backend/sri-anexos-estructura-service"</w:instrText>
            </w:r>
            <w:r>
              <w:fldChar w:fldCharType="separate"/>
            </w:r>
            <w:r w:rsidRPr="00645381">
              <w:rPr>
                <w:rStyle w:val="Hipervnculo"/>
                <w:rFonts w:ascii="Arial" w:hAnsi="Arial" w:cs="Arial"/>
                <w:sz w:val="20"/>
                <w:szCs w:val="20"/>
              </w:rPr>
              <w:t>https://gitlab.sri.ad/DesarrolloAplicaciones/anexos-e-Informes/arquitectura-resiliente/gestion-anexos/backend/sri-anexos-estructura-service</w:t>
            </w:r>
            <w:r>
              <w:fldChar w:fldCharType="end"/>
            </w:r>
            <w:bookmarkEnd w:id="17"/>
            <w:bookmarkEnd w:id="18"/>
          </w:p>
        </w:tc>
        <w:tc>
          <w:tcPr>
            <w:tcW w:w="3686" w:type="dxa"/>
            <w:vAlign w:val="center"/>
          </w:tcPr>
          <w:p w14:paraId="0C94AD6D" w14:textId="77777777" w:rsidR="00AE2465" w:rsidRPr="007D62AC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850</w:t>
            </w: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r w:rsidRPr="001245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Observaciones del proyecto </w:t>
            </w:r>
            <w:proofErr w:type="spellStart"/>
            <w:r w:rsidRPr="001245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Pr="001245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-anexos-estructura-</w:t>
            </w:r>
            <w:proofErr w:type="spellStart"/>
            <w:r w:rsidRPr="001245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service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3ECDF7E1" w14:textId="77777777" w:rsidR="00AE2465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el microservicio de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catalogos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referente a la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implementacion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la anotación @NotNull.</w:t>
            </w:r>
          </w:p>
          <w:p w14:paraId="7EAB3EF0" w14:textId="77777777" w:rsidR="00AE2465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el microservicio de estructura referente a la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implementacion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la anotación @NotNull.</w:t>
            </w:r>
          </w:p>
          <w:p w14:paraId="1BB8E92A" w14:textId="0A9A72FA" w:rsidR="00AE2465" w:rsidRPr="00B7014D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el microservicio de estructura referente al uso de mensaje en la anotación @Min.</w:t>
            </w:r>
          </w:p>
        </w:tc>
      </w:tr>
      <w:tr w:rsidR="00AE2465" w:rsidRPr="000979D9" w14:paraId="16AE81D2" w14:textId="77777777" w:rsidTr="00645381">
        <w:trPr>
          <w:trHeight w:val="675"/>
          <w:jc w:val="center"/>
        </w:trPr>
        <w:tc>
          <w:tcPr>
            <w:tcW w:w="1838" w:type="dxa"/>
            <w:vAlign w:val="center"/>
          </w:tcPr>
          <w:p w14:paraId="4A54B099" w14:textId="4F083D54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proofErr w:type="spellStart"/>
            <w:r w:rsidRPr="00CC759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Frontend</w:t>
            </w:r>
            <w:proofErr w:type="spellEnd"/>
          </w:p>
        </w:tc>
        <w:tc>
          <w:tcPr>
            <w:tcW w:w="1843" w:type="dxa"/>
            <w:vAlign w:val="center"/>
          </w:tcPr>
          <w:p w14:paraId="2E07BDB7" w14:textId="0A259158" w:rsidR="00AE2465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Como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backup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de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 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enviado a pruebas</w:t>
            </w:r>
          </w:p>
        </w:tc>
        <w:tc>
          <w:tcPr>
            <w:tcW w:w="1984" w:type="dxa"/>
            <w:vAlign w:val="center"/>
          </w:tcPr>
          <w:p w14:paraId="5E458E92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E2465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11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https://gitlab.sri.ad/DesarrolloAplicaciones/catastro-de-contribuyentes/gestor-obligaciones-beneficios/sri-obligacion-beneficio-jakarta</w:t>
              </w:r>
            </w:hyperlink>
          </w:p>
          <w:p w14:paraId="7A05F10A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2D7B5A52" w14:textId="77777777" w:rsidR="00AE2465" w:rsidRPr="007D62AC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9" w:name="OLE_LINK26"/>
            <w:bookmarkStart w:id="20" w:name="OLE_LINK23"/>
            <w:bookmarkStart w:id="21" w:name="OLE_LINK13"/>
            <w:r w:rsidRPr="00C201C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837</w:t>
            </w: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bookmarkEnd w:id="19"/>
            <w:r w:rsidRPr="00C201C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Clientes de servicios integración configurados en </w:t>
            </w:r>
            <w:proofErr w:type="spellStart"/>
            <w:proofErr w:type="gramStart"/>
            <w:r w:rsidRPr="00C201C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oidc.json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bookmarkEnd w:id="20"/>
          <w:bookmarkEnd w:id="21"/>
          <w:p w14:paraId="7044C91D" w14:textId="77777777" w:rsidR="00AE2465" w:rsidRPr="00E66DDF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paso a producción #512132 para cambiar configuración </w:t>
            </w:r>
            <w:proofErr w:type="spellStart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oidc</w:t>
            </w:r>
            <w:proofErr w:type="spellEnd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el servicio integración obligaciones y manual de </w:t>
            </w:r>
            <w:proofErr w:type="spellStart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insfraestrucutra</w:t>
            </w:r>
            <w:proofErr w:type="spellEnd"/>
          </w:p>
          <w:p w14:paraId="0BCC5DEE" w14:textId="77777777" w:rsidR="00AE2465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paso a producción #512132 para cambiar configuración Log </w:t>
            </w:r>
            <w:proofErr w:type="spellStart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rotating</w:t>
            </w:r>
            <w:proofErr w:type="spellEnd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nombre de archivos logs y manual de </w:t>
            </w:r>
            <w:proofErr w:type="spellStart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insfraestrucutra</w:t>
            </w:r>
            <w:proofErr w:type="spellEnd"/>
          </w:p>
          <w:p w14:paraId="50FD0B7C" w14:textId="31F1295B" w:rsidR="00AE2465" w:rsidRPr="00AE2465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paso a producción #514176 para cambiar los scripts de GAN Configuración Aplicación Inicial (Opciones de menú del diseñador) y manual de </w:t>
            </w:r>
            <w:proofErr w:type="spellStart"/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insfraestructura</w:t>
            </w:r>
            <w:proofErr w:type="spellEnd"/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</w:tbl>
    <w:p w14:paraId="7A492C59" w14:textId="77777777" w:rsidR="003166ED" w:rsidRDefault="003166ED">
      <w:r>
        <w:br w:type="page"/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3686"/>
      </w:tblGrid>
      <w:tr w:rsidR="00AE2465" w:rsidRPr="000979D9" w14:paraId="7CF75301" w14:textId="77777777" w:rsidTr="00645381">
        <w:trPr>
          <w:trHeight w:val="901"/>
          <w:jc w:val="center"/>
        </w:trPr>
        <w:tc>
          <w:tcPr>
            <w:tcW w:w="1838" w:type="dxa"/>
            <w:vAlign w:val="center"/>
          </w:tcPr>
          <w:p w14:paraId="2FD5CF18" w14:textId="44332CC4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CC7594">
              <w:rPr>
                <w:rFonts w:ascii="Arial" w:hAnsi="Arial" w:cs="Arial"/>
                <w:sz w:val="20"/>
              </w:rPr>
              <w:lastRenderedPageBreak/>
              <w:t>Backend</w:t>
            </w:r>
            <w:proofErr w:type="spellEnd"/>
          </w:p>
        </w:tc>
        <w:tc>
          <w:tcPr>
            <w:tcW w:w="1843" w:type="dxa"/>
            <w:vAlign w:val="center"/>
          </w:tcPr>
          <w:p w14:paraId="38769B12" w14:textId="1C8F46DF" w:rsidR="00AE2465" w:rsidRPr="0048139A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</w:pP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enviado a pruebas</w:t>
            </w:r>
          </w:p>
        </w:tc>
        <w:tc>
          <w:tcPr>
            <w:tcW w:w="1984" w:type="dxa"/>
            <w:vAlign w:val="center"/>
          </w:tcPr>
          <w:p w14:paraId="0AD0B92F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2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https://gitlab.sri.ad/DesarrolloAplicaciones/anexos-e-Informes/arquitectura-resiliente/gestion-anexos/backend/sri-anexos-catalogos-service</w:t>
              </w:r>
            </w:hyperlink>
          </w:p>
          <w:p w14:paraId="7771427F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7F1BBEC" w14:textId="77777777" w:rsidR="002036A8" w:rsidRDefault="002036A8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CABA714" w14:textId="77777777" w:rsidR="002036A8" w:rsidRDefault="002036A8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A48D479" w14:textId="77777777" w:rsidR="002036A8" w:rsidRPr="00AE2465" w:rsidRDefault="002036A8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F110C3B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3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https://gitlab.sri.ad/DesarrolloAplicaciones/anexos-e-Informes/arquitectura-resiliente/gestion-anexos/backend/sri-anexos-estructura-service</w:t>
              </w:r>
            </w:hyperlink>
          </w:p>
          <w:p w14:paraId="4724179F" w14:textId="77777777" w:rsidR="00AE2465" w:rsidRP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4EAB03F4" w14:textId="3714F956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4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https://gitlab.sri.ad/DesarrolloAplicaciones/anexos-e-Informes/arquitectura-resiliente/gestion-anexos/backend/sri-anexos-habilitacion-service</w:t>
              </w:r>
            </w:hyperlink>
          </w:p>
          <w:p w14:paraId="00AF4A0A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FD5A6D5" w14:textId="7624A3A0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5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https://gitlab.sri.ad/Arquetipos/piloto-base-microservicios/sri-autorizacion-api</w:t>
              </w:r>
            </w:hyperlink>
          </w:p>
          <w:p w14:paraId="11DC8AA8" w14:textId="77777777" w:rsid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3927C2BA" w14:textId="3D5A5BA0" w:rsidR="003166ED" w:rsidRPr="00AE2465" w:rsidRDefault="003166ED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hyperlink r:id="rId16" w:history="1">
              <w:r w:rsidRPr="008F7372">
                <w:rPr>
                  <w:rStyle w:val="Hipervnculo"/>
                  <w:rFonts w:ascii="Arial" w:eastAsia="Times New Roman" w:hAnsi="Arial" w:cs="Arial"/>
                  <w:kern w:val="0"/>
                  <w:sz w:val="20"/>
                  <w:szCs w:val="20"/>
                  <w:lang w:eastAsia="es-EC"/>
                  <w14:ligatures w14:val="none"/>
                </w:rPr>
                <w:t>https://sriintra01/share/s/bF4iX_TEQlKi8IZ-et3D0Q</w:t>
              </w:r>
            </w:hyperlink>
          </w:p>
        </w:tc>
        <w:tc>
          <w:tcPr>
            <w:tcW w:w="3686" w:type="dxa"/>
            <w:noWrap/>
            <w:vAlign w:val="center"/>
          </w:tcPr>
          <w:p w14:paraId="512470DF" w14:textId="7E0B058E" w:rsid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9E441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750</w:t>
            </w: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r w:rsidRPr="009E441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Implementación de seguridades con cliente SSO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considerando </w:t>
            </w:r>
            <w:proofErr w:type="spellStart"/>
            <w:r w:rsidRPr="009E441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bearer-only</w:t>
            </w:r>
            <w:proofErr w:type="spellEnd"/>
            <w:r w:rsidRPr="009E441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los microservicios intranet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3B588D82" w14:textId="77777777" w:rsid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085F65CD" w14:textId="286A938B" w:rsidR="00AE2465" w:rsidRPr="008545A2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- Configuración y aseguramiento de microservicios con cliente SSO en el </w:t>
            </w:r>
            <w:proofErr w:type="gramStart"/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archivo </w:t>
            </w:r>
            <w:r w:rsidR="00422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  <w:proofErr w:type="spellStart"/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properties</w:t>
            </w:r>
            <w:proofErr w:type="spellEnd"/>
            <w:proofErr w:type="gramEnd"/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los microservicios catálogo, estructura, habilitación y autenticación.</w:t>
            </w:r>
          </w:p>
          <w:p w14:paraId="4ED113CE" w14:textId="45A45375" w:rsidR="00AE2465" w:rsidRPr="008545A2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 Configuración e integración del cliente SSO web y api en el servidor de desarrollo.</w:t>
            </w:r>
          </w:p>
          <w:p w14:paraId="45663475" w14:textId="66548B9C" w:rsidR="00AE2465" w:rsidRPr="008545A2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545A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 Creación del documento de configuración e integración del cliente SSO web y api en el servidor de desarrollo.</w:t>
            </w:r>
          </w:p>
        </w:tc>
      </w:tr>
      <w:tr w:rsidR="00AE2465" w:rsidRPr="000979D9" w14:paraId="5F45C666" w14:textId="77777777" w:rsidTr="00292666">
        <w:trPr>
          <w:trHeight w:val="1640"/>
          <w:jc w:val="center"/>
        </w:trPr>
        <w:tc>
          <w:tcPr>
            <w:tcW w:w="1838" w:type="dxa"/>
            <w:vAlign w:val="center"/>
          </w:tcPr>
          <w:p w14:paraId="11217E20" w14:textId="15817ECB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Actividades complementarias</w:t>
            </w:r>
          </w:p>
        </w:tc>
        <w:tc>
          <w:tcPr>
            <w:tcW w:w="1843" w:type="dxa"/>
            <w:vAlign w:val="center"/>
          </w:tcPr>
          <w:p w14:paraId="4CF05D3A" w14:textId="2137B2B8" w:rsidR="00AE2465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Avance 100%</w:t>
            </w:r>
          </w:p>
        </w:tc>
        <w:tc>
          <w:tcPr>
            <w:tcW w:w="1984" w:type="dxa"/>
            <w:vAlign w:val="center"/>
          </w:tcPr>
          <w:p w14:paraId="626A7B24" w14:textId="6ECB197A" w:rsid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t>Correo electrónico y Agenda</w:t>
            </w:r>
          </w:p>
          <w:p w14:paraId="3C355E7A" w14:textId="77777777" w:rsidR="00AE2465" w:rsidRDefault="00AE2465" w:rsidP="00AE2465">
            <w:pPr>
              <w:spacing w:after="0" w:line="240" w:lineRule="auto"/>
            </w:pPr>
          </w:p>
        </w:tc>
        <w:tc>
          <w:tcPr>
            <w:tcW w:w="3686" w:type="dxa"/>
            <w:noWrap/>
            <w:vAlign w:val="center"/>
          </w:tcPr>
          <w:p w14:paraId="22F3F17C" w14:textId="4151FBDD" w:rsidR="00AE2465" w:rsidRPr="00645381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Reuniones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, Talleres</w:t>
            </w: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capacitaciones</w:t>
            </w:r>
          </w:p>
          <w:p w14:paraId="20A016A9" w14:textId="77777777" w:rsidR="000350D7" w:rsidRDefault="00AE2465" w:rsidP="00AE2465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la reunión para revisar funcionalidad SGA-Catálogos y campos Información </w:t>
            </w:r>
            <w:bookmarkStart w:id="22" w:name="OLE_LINK240"/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 26/08/2026</w:t>
            </w:r>
            <w:bookmarkEnd w:id="22"/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9EB525A" w14:textId="3DC0233F" w:rsidR="00AE2465" w:rsidRDefault="000350D7" w:rsidP="00AE2465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g</w:t>
            </w:r>
            <w:r w:rsidRPr="000350D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estionar permisos seguridad y redes para la instalación </w:t>
            </w:r>
            <w:proofErr w:type="spellStart"/>
            <w:r w:rsidRPr="000350D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vks</w:t>
            </w:r>
            <w:proofErr w:type="spellEnd"/>
            <w:r w:rsidRPr="000350D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herramientas en el servidor de desarrollo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 2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7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/08/2026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  <w:r w:rsidR="00AE2465"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</w:p>
          <w:p w14:paraId="132F6E15" w14:textId="172248DF" w:rsidR="00AE2465" w:rsidRPr="00AE2465" w:rsidRDefault="00AE2465" w:rsidP="00AE2465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Revisión documento de Arquitectura de la Solución Tecnológica Entrega y Recepción de Información Fiscal – Gestión Anexos (R2).</w:t>
            </w:r>
          </w:p>
          <w:p w14:paraId="66763114" w14:textId="7BC71B56" w:rsidR="000350D7" w:rsidRPr="000350D7" w:rsidRDefault="00AE2465" w:rsidP="000350D7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Revisión previa de las historias de usuarios del reléase 2.</w:t>
            </w:r>
          </w:p>
        </w:tc>
      </w:tr>
    </w:tbl>
    <w:p w14:paraId="30519871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2F257971" w14:textId="77777777" w:rsidR="005407D6" w:rsidRDefault="005407D6" w:rsidP="00A56939">
      <w:pPr>
        <w:jc w:val="both"/>
        <w:rPr>
          <w:rFonts w:ascii="Arial" w:hAnsi="Arial" w:cs="Arial"/>
          <w:sz w:val="20"/>
        </w:rPr>
      </w:pPr>
    </w:p>
    <w:p w14:paraId="437941D2" w14:textId="4D2F960C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B910E0">
        <w:trPr>
          <w:trHeight w:val="2310"/>
        </w:trPr>
        <w:tc>
          <w:tcPr>
            <w:tcW w:w="4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B910E0">
        <w:tc>
          <w:tcPr>
            <w:tcW w:w="42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5CDFB" w14:textId="69EC3EC6" w:rsidR="00DE2879" w:rsidRPr="00DE2879" w:rsidRDefault="00DB019F" w:rsidP="00DE287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Aprobado</w:t>
            </w:r>
            <w:r w:rsidR="00A56F20" w:rsidRPr="00DE287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</w:t>
            </w:r>
            <w:r w:rsidR="007B73FE">
              <w:rPr>
                <w:rFonts w:ascii="Arial" w:hAnsi="Arial" w:cs="Arial"/>
                <w:bCs/>
                <w:sz w:val="20"/>
              </w:rPr>
              <w:t xml:space="preserve">Roberto Patricio </w:t>
            </w:r>
            <w:r w:rsidR="007B73FE" w:rsidRPr="00792F5E">
              <w:rPr>
                <w:rFonts w:ascii="Arial" w:hAnsi="Arial" w:cs="Arial"/>
                <w:bCs/>
                <w:sz w:val="20"/>
              </w:rPr>
              <w:t>Cañarte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27312AA4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 Nacional de Desarrollo y Mantenimiento</w:t>
            </w:r>
          </w:p>
        </w:tc>
      </w:tr>
      <w:bookmarkEnd w:id="0"/>
    </w:tbl>
    <w:p w14:paraId="2E126D66" w14:textId="0D55A5D7" w:rsidR="00A56939" w:rsidRPr="0098267E" w:rsidRDefault="00A56939" w:rsidP="00B910E0">
      <w:pPr>
        <w:rPr>
          <w:u w:val="single"/>
        </w:rPr>
      </w:pPr>
    </w:p>
    <w:sectPr w:rsidR="00A56939" w:rsidRPr="0098267E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6B441" w14:textId="77777777" w:rsidR="000F0AF2" w:rsidRDefault="000F0AF2" w:rsidP="00101805">
      <w:pPr>
        <w:spacing w:after="0" w:line="240" w:lineRule="auto"/>
      </w:pPr>
      <w:r>
        <w:separator/>
      </w:r>
    </w:p>
  </w:endnote>
  <w:endnote w:type="continuationSeparator" w:id="0">
    <w:p w14:paraId="50889276" w14:textId="77777777" w:rsidR="000F0AF2" w:rsidRDefault="000F0AF2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58690" w14:textId="77777777" w:rsidR="000F0AF2" w:rsidRDefault="000F0AF2" w:rsidP="00101805">
      <w:pPr>
        <w:spacing w:after="0" w:line="240" w:lineRule="auto"/>
      </w:pPr>
      <w:r>
        <w:separator/>
      </w:r>
    </w:p>
  </w:footnote>
  <w:footnote w:type="continuationSeparator" w:id="0">
    <w:p w14:paraId="7CC0F0AE" w14:textId="77777777" w:rsidR="000F0AF2" w:rsidRDefault="000F0AF2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593C8021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22F2C" w:rsidRPr="00622F2C">
      <w:rPr>
        <w:rFonts w:ascii="Arial" w:hAnsi="Arial" w:cs="Arial"/>
        <w:color w:val="000000"/>
        <w:sz w:val="20"/>
        <w:szCs w:val="16"/>
      </w:rPr>
      <w:t>EC-L1253-P00010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5394D"/>
    <w:multiLevelType w:val="hybridMultilevel"/>
    <w:tmpl w:val="E91C8278"/>
    <w:lvl w:ilvl="0" w:tplc="C1B8693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9574D6"/>
    <w:multiLevelType w:val="hybridMultilevel"/>
    <w:tmpl w:val="03007BC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47445"/>
    <w:multiLevelType w:val="hybridMultilevel"/>
    <w:tmpl w:val="95487BF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8E7E55"/>
    <w:multiLevelType w:val="hybridMultilevel"/>
    <w:tmpl w:val="C916E35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87F33"/>
    <w:multiLevelType w:val="hybridMultilevel"/>
    <w:tmpl w:val="15A01D5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D741DC"/>
    <w:multiLevelType w:val="multilevel"/>
    <w:tmpl w:val="B72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9" w15:restartNumberingAfterBreak="0">
    <w:nsid w:val="3EB44B87"/>
    <w:multiLevelType w:val="hybridMultilevel"/>
    <w:tmpl w:val="7DE429A6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941D64"/>
    <w:multiLevelType w:val="hybridMultilevel"/>
    <w:tmpl w:val="8B688CC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20FED"/>
    <w:multiLevelType w:val="multilevel"/>
    <w:tmpl w:val="788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576A1"/>
    <w:multiLevelType w:val="hybridMultilevel"/>
    <w:tmpl w:val="9C84F618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B24A2"/>
    <w:multiLevelType w:val="multilevel"/>
    <w:tmpl w:val="4E4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E3F20"/>
    <w:multiLevelType w:val="hybridMultilevel"/>
    <w:tmpl w:val="DD22084C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51733BE"/>
    <w:multiLevelType w:val="hybridMultilevel"/>
    <w:tmpl w:val="56A69CD4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E2F35"/>
    <w:multiLevelType w:val="hybridMultilevel"/>
    <w:tmpl w:val="72A6E4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5289406">
    <w:abstractNumId w:val="24"/>
  </w:num>
  <w:num w:numId="2" w16cid:durableId="435977779">
    <w:abstractNumId w:val="11"/>
  </w:num>
  <w:num w:numId="3" w16cid:durableId="1489399543">
    <w:abstractNumId w:val="8"/>
  </w:num>
  <w:num w:numId="4" w16cid:durableId="2137143249">
    <w:abstractNumId w:val="1"/>
  </w:num>
  <w:num w:numId="5" w16cid:durableId="1202204583">
    <w:abstractNumId w:val="19"/>
  </w:num>
  <w:num w:numId="6" w16cid:durableId="1765297613">
    <w:abstractNumId w:val="23"/>
  </w:num>
  <w:num w:numId="7" w16cid:durableId="1341468507">
    <w:abstractNumId w:val="21"/>
  </w:num>
  <w:num w:numId="8" w16cid:durableId="916281909">
    <w:abstractNumId w:val="16"/>
  </w:num>
  <w:num w:numId="9" w16cid:durableId="1615747673">
    <w:abstractNumId w:val="14"/>
  </w:num>
  <w:num w:numId="10" w16cid:durableId="542523254">
    <w:abstractNumId w:val="15"/>
  </w:num>
  <w:num w:numId="11" w16cid:durableId="1678843169">
    <w:abstractNumId w:val="20"/>
  </w:num>
  <w:num w:numId="12" w16cid:durableId="1559511736">
    <w:abstractNumId w:val="0"/>
  </w:num>
  <w:num w:numId="13" w16cid:durableId="73164082">
    <w:abstractNumId w:val="25"/>
  </w:num>
  <w:num w:numId="14" w16cid:durableId="886137263">
    <w:abstractNumId w:val="5"/>
  </w:num>
  <w:num w:numId="15" w16cid:durableId="1098788641">
    <w:abstractNumId w:val="9"/>
  </w:num>
  <w:num w:numId="16" w16cid:durableId="84424018">
    <w:abstractNumId w:val="12"/>
  </w:num>
  <w:num w:numId="17" w16cid:durableId="15927205">
    <w:abstractNumId w:val="17"/>
  </w:num>
  <w:num w:numId="18" w16cid:durableId="1802720869">
    <w:abstractNumId w:val="2"/>
  </w:num>
  <w:num w:numId="19" w16cid:durableId="1455756950">
    <w:abstractNumId w:val="7"/>
  </w:num>
  <w:num w:numId="20" w16cid:durableId="712775655">
    <w:abstractNumId w:val="6"/>
  </w:num>
  <w:num w:numId="21" w16cid:durableId="1973367135">
    <w:abstractNumId w:val="13"/>
  </w:num>
  <w:num w:numId="22" w16cid:durableId="1834224055">
    <w:abstractNumId w:val="22"/>
  </w:num>
  <w:num w:numId="23" w16cid:durableId="608582742">
    <w:abstractNumId w:val="18"/>
  </w:num>
  <w:num w:numId="24" w16cid:durableId="828248455">
    <w:abstractNumId w:val="4"/>
  </w:num>
  <w:num w:numId="25" w16cid:durableId="1207258095">
    <w:abstractNumId w:val="10"/>
  </w:num>
  <w:num w:numId="26" w16cid:durableId="23208757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villa Amaya, Karen Sofia">
    <w15:presenceInfo w15:providerId="AD" w15:userId="S::kssevilla@sri.gob.ec::6dff90bc-d9ab-46b4-a054-01a1bcafcb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350D7"/>
    <w:rsid w:val="000549BD"/>
    <w:rsid w:val="00060AE7"/>
    <w:rsid w:val="00062D2D"/>
    <w:rsid w:val="00067433"/>
    <w:rsid w:val="000701FB"/>
    <w:rsid w:val="00074E14"/>
    <w:rsid w:val="00074E9B"/>
    <w:rsid w:val="00077823"/>
    <w:rsid w:val="000809D5"/>
    <w:rsid w:val="00081E96"/>
    <w:rsid w:val="000917ED"/>
    <w:rsid w:val="00091E0E"/>
    <w:rsid w:val="00096FDF"/>
    <w:rsid w:val="000979D9"/>
    <w:rsid w:val="000A2472"/>
    <w:rsid w:val="000A7B90"/>
    <w:rsid w:val="000C004E"/>
    <w:rsid w:val="000C6979"/>
    <w:rsid w:val="000D47CE"/>
    <w:rsid w:val="000E64BA"/>
    <w:rsid w:val="000F0AF2"/>
    <w:rsid w:val="000F6FF8"/>
    <w:rsid w:val="001014AB"/>
    <w:rsid w:val="001014BC"/>
    <w:rsid w:val="00101805"/>
    <w:rsid w:val="00101D21"/>
    <w:rsid w:val="001072AE"/>
    <w:rsid w:val="0011012C"/>
    <w:rsid w:val="00112F67"/>
    <w:rsid w:val="0011638C"/>
    <w:rsid w:val="00124517"/>
    <w:rsid w:val="00124FD0"/>
    <w:rsid w:val="001301C0"/>
    <w:rsid w:val="001312AF"/>
    <w:rsid w:val="001325A9"/>
    <w:rsid w:val="001542A6"/>
    <w:rsid w:val="001546AB"/>
    <w:rsid w:val="00165B0F"/>
    <w:rsid w:val="00167978"/>
    <w:rsid w:val="00173F41"/>
    <w:rsid w:val="0017624E"/>
    <w:rsid w:val="00182BD2"/>
    <w:rsid w:val="001A1242"/>
    <w:rsid w:val="001A3F6C"/>
    <w:rsid w:val="001B0FD0"/>
    <w:rsid w:val="001D434C"/>
    <w:rsid w:val="001D5EDC"/>
    <w:rsid w:val="001D70E0"/>
    <w:rsid w:val="001E1766"/>
    <w:rsid w:val="001E239C"/>
    <w:rsid w:val="001E6B85"/>
    <w:rsid w:val="001F799C"/>
    <w:rsid w:val="002036A8"/>
    <w:rsid w:val="00203B60"/>
    <w:rsid w:val="002112A8"/>
    <w:rsid w:val="00220D24"/>
    <w:rsid w:val="00234BCA"/>
    <w:rsid w:val="00236C4C"/>
    <w:rsid w:val="002372D3"/>
    <w:rsid w:val="0024227A"/>
    <w:rsid w:val="00245EED"/>
    <w:rsid w:val="002506D5"/>
    <w:rsid w:val="00254353"/>
    <w:rsid w:val="0025514D"/>
    <w:rsid w:val="00256449"/>
    <w:rsid w:val="00262C2C"/>
    <w:rsid w:val="00267BC5"/>
    <w:rsid w:val="00272570"/>
    <w:rsid w:val="00276962"/>
    <w:rsid w:val="0028319B"/>
    <w:rsid w:val="00292666"/>
    <w:rsid w:val="002971BC"/>
    <w:rsid w:val="002A3D51"/>
    <w:rsid w:val="002A4CEB"/>
    <w:rsid w:val="002A5A2C"/>
    <w:rsid w:val="002A5E30"/>
    <w:rsid w:val="002A74FA"/>
    <w:rsid w:val="002B133D"/>
    <w:rsid w:val="002B1562"/>
    <w:rsid w:val="002B181D"/>
    <w:rsid w:val="002B5D6C"/>
    <w:rsid w:val="002B7CA1"/>
    <w:rsid w:val="002B7F09"/>
    <w:rsid w:val="002C2A17"/>
    <w:rsid w:val="002D6F52"/>
    <w:rsid w:val="002E0444"/>
    <w:rsid w:val="002E17A6"/>
    <w:rsid w:val="002F4BC4"/>
    <w:rsid w:val="002F5463"/>
    <w:rsid w:val="002F5DF3"/>
    <w:rsid w:val="003007B5"/>
    <w:rsid w:val="00301BE2"/>
    <w:rsid w:val="00304229"/>
    <w:rsid w:val="00311AC0"/>
    <w:rsid w:val="003166ED"/>
    <w:rsid w:val="00323C39"/>
    <w:rsid w:val="00325BB3"/>
    <w:rsid w:val="00326259"/>
    <w:rsid w:val="00327BF0"/>
    <w:rsid w:val="003305E3"/>
    <w:rsid w:val="003338E1"/>
    <w:rsid w:val="003438BF"/>
    <w:rsid w:val="003638FC"/>
    <w:rsid w:val="00366D1F"/>
    <w:rsid w:val="00370534"/>
    <w:rsid w:val="003731DD"/>
    <w:rsid w:val="00373A47"/>
    <w:rsid w:val="003876E9"/>
    <w:rsid w:val="00391413"/>
    <w:rsid w:val="003A7AC2"/>
    <w:rsid w:val="003B5165"/>
    <w:rsid w:val="003C6C1C"/>
    <w:rsid w:val="003E700A"/>
    <w:rsid w:val="003F16C5"/>
    <w:rsid w:val="003F5B86"/>
    <w:rsid w:val="003F79B1"/>
    <w:rsid w:val="004050EA"/>
    <w:rsid w:val="0040590F"/>
    <w:rsid w:val="004077C7"/>
    <w:rsid w:val="00410A2F"/>
    <w:rsid w:val="00421635"/>
    <w:rsid w:val="00422F70"/>
    <w:rsid w:val="00430F2D"/>
    <w:rsid w:val="0043364F"/>
    <w:rsid w:val="004337BB"/>
    <w:rsid w:val="00435455"/>
    <w:rsid w:val="00437E9B"/>
    <w:rsid w:val="00440202"/>
    <w:rsid w:val="00440EC7"/>
    <w:rsid w:val="00443909"/>
    <w:rsid w:val="00445840"/>
    <w:rsid w:val="00452FD5"/>
    <w:rsid w:val="0045600B"/>
    <w:rsid w:val="00457633"/>
    <w:rsid w:val="00461312"/>
    <w:rsid w:val="004623B5"/>
    <w:rsid w:val="004631E4"/>
    <w:rsid w:val="00475827"/>
    <w:rsid w:val="0048139A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270D"/>
    <w:rsid w:val="004B5B79"/>
    <w:rsid w:val="004B6E19"/>
    <w:rsid w:val="004C0E74"/>
    <w:rsid w:val="004C3DCD"/>
    <w:rsid w:val="004C3F70"/>
    <w:rsid w:val="004C4C15"/>
    <w:rsid w:val="004D38EA"/>
    <w:rsid w:val="004D6248"/>
    <w:rsid w:val="004E769E"/>
    <w:rsid w:val="004E7F93"/>
    <w:rsid w:val="004F0DD5"/>
    <w:rsid w:val="004F3D4D"/>
    <w:rsid w:val="004F594A"/>
    <w:rsid w:val="004F6D39"/>
    <w:rsid w:val="00511BEB"/>
    <w:rsid w:val="00512C04"/>
    <w:rsid w:val="0052306D"/>
    <w:rsid w:val="00526CDB"/>
    <w:rsid w:val="00532E5D"/>
    <w:rsid w:val="00535B31"/>
    <w:rsid w:val="0053649A"/>
    <w:rsid w:val="005407D6"/>
    <w:rsid w:val="005509C0"/>
    <w:rsid w:val="0055504C"/>
    <w:rsid w:val="00560390"/>
    <w:rsid w:val="00583337"/>
    <w:rsid w:val="00584003"/>
    <w:rsid w:val="00586212"/>
    <w:rsid w:val="005915D3"/>
    <w:rsid w:val="005A05EB"/>
    <w:rsid w:val="005B3C13"/>
    <w:rsid w:val="005C0ED8"/>
    <w:rsid w:val="005C1257"/>
    <w:rsid w:val="005C3E98"/>
    <w:rsid w:val="005D13E5"/>
    <w:rsid w:val="005D226B"/>
    <w:rsid w:val="005D334B"/>
    <w:rsid w:val="005D54B1"/>
    <w:rsid w:val="005E1CDA"/>
    <w:rsid w:val="005E3FAD"/>
    <w:rsid w:val="005E7778"/>
    <w:rsid w:val="005F65FE"/>
    <w:rsid w:val="005F6F7B"/>
    <w:rsid w:val="00600969"/>
    <w:rsid w:val="00605584"/>
    <w:rsid w:val="00614894"/>
    <w:rsid w:val="00621B17"/>
    <w:rsid w:val="00622F2C"/>
    <w:rsid w:val="00623EF8"/>
    <w:rsid w:val="00632E20"/>
    <w:rsid w:val="00635108"/>
    <w:rsid w:val="00642650"/>
    <w:rsid w:val="00643588"/>
    <w:rsid w:val="00645381"/>
    <w:rsid w:val="00651A67"/>
    <w:rsid w:val="00653060"/>
    <w:rsid w:val="006544BE"/>
    <w:rsid w:val="00654F0F"/>
    <w:rsid w:val="00655E6D"/>
    <w:rsid w:val="00663AA8"/>
    <w:rsid w:val="00664814"/>
    <w:rsid w:val="0067221C"/>
    <w:rsid w:val="00674736"/>
    <w:rsid w:val="00683175"/>
    <w:rsid w:val="00687F9F"/>
    <w:rsid w:val="006A3FD9"/>
    <w:rsid w:val="006A66CD"/>
    <w:rsid w:val="006A6741"/>
    <w:rsid w:val="006A75D7"/>
    <w:rsid w:val="006A7D09"/>
    <w:rsid w:val="006B2295"/>
    <w:rsid w:val="006B64B8"/>
    <w:rsid w:val="006C0A5B"/>
    <w:rsid w:val="006E321E"/>
    <w:rsid w:val="006E48A2"/>
    <w:rsid w:val="006E553E"/>
    <w:rsid w:val="006E6323"/>
    <w:rsid w:val="006F19E1"/>
    <w:rsid w:val="006F4127"/>
    <w:rsid w:val="006F5172"/>
    <w:rsid w:val="006F584E"/>
    <w:rsid w:val="006F6129"/>
    <w:rsid w:val="006F6D0F"/>
    <w:rsid w:val="0070081E"/>
    <w:rsid w:val="007033A8"/>
    <w:rsid w:val="00716827"/>
    <w:rsid w:val="00723DC9"/>
    <w:rsid w:val="00733D7F"/>
    <w:rsid w:val="00735A87"/>
    <w:rsid w:val="00737BB0"/>
    <w:rsid w:val="00737EB0"/>
    <w:rsid w:val="0074429F"/>
    <w:rsid w:val="00763E6B"/>
    <w:rsid w:val="00764872"/>
    <w:rsid w:val="00767275"/>
    <w:rsid w:val="00776481"/>
    <w:rsid w:val="00776A76"/>
    <w:rsid w:val="00777F99"/>
    <w:rsid w:val="0078140A"/>
    <w:rsid w:val="0078465C"/>
    <w:rsid w:val="00792F5E"/>
    <w:rsid w:val="007935C4"/>
    <w:rsid w:val="007B1B7A"/>
    <w:rsid w:val="007B73FE"/>
    <w:rsid w:val="007B7CF5"/>
    <w:rsid w:val="007C295B"/>
    <w:rsid w:val="007C534E"/>
    <w:rsid w:val="007D47D5"/>
    <w:rsid w:val="007D62AC"/>
    <w:rsid w:val="007D7B2F"/>
    <w:rsid w:val="007E1CE6"/>
    <w:rsid w:val="007E3762"/>
    <w:rsid w:val="007E4E42"/>
    <w:rsid w:val="007E50DE"/>
    <w:rsid w:val="007F09B7"/>
    <w:rsid w:val="007F49B9"/>
    <w:rsid w:val="00803620"/>
    <w:rsid w:val="008146EC"/>
    <w:rsid w:val="00825EEC"/>
    <w:rsid w:val="0083126C"/>
    <w:rsid w:val="00834723"/>
    <w:rsid w:val="0083560A"/>
    <w:rsid w:val="008505AF"/>
    <w:rsid w:val="00852423"/>
    <w:rsid w:val="008526F5"/>
    <w:rsid w:val="008545A2"/>
    <w:rsid w:val="00855F05"/>
    <w:rsid w:val="0085758B"/>
    <w:rsid w:val="008635B2"/>
    <w:rsid w:val="00864B96"/>
    <w:rsid w:val="008705AA"/>
    <w:rsid w:val="00874DF3"/>
    <w:rsid w:val="00876CAB"/>
    <w:rsid w:val="00880486"/>
    <w:rsid w:val="00883459"/>
    <w:rsid w:val="008843F0"/>
    <w:rsid w:val="00891FAC"/>
    <w:rsid w:val="00892FC5"/>
    <w:rsid w:val="00896EF1"/>
    <w:rsid w:val="008A170B"/>
    <w:rsid w:val="008A22C5"/>
    <w:rsid w:val="008A4934"/>
    <w:rsid w:val="008C0701"/>
    <w:rsid w:val="008C423B"/>
    <w:rsid w:val="008C42B8"/>
    <w:rsid w:val="008C6604"/>
    <w:rsid w:val="008C7E49"/>
    <w:rsid w:val="008D2462"/>
    <w:rsid w:val="008D5B25"/>
    <w:rsid w:val="008E17D3"/>
    <w:rsid w:val="008E2DA5"/>
    <w:rsid w:val="008E5FFA"/>
    <w:rsid w:val="008F3E8B"/>
    <w:rsid w:val="00902DA7"/>
    <w:rsid w:val="00903913"/>
    <w:rsid w:val="00906596"/>
    <w:rsid w:val="00925ED9"/>
    <w:rsid w:val="00933F75"/>
    <w:rsid w:val="009365E8"/>
    <w:rsid w:val="00940F89"/>
    <w:rsid w:val="00954B0B"/>
    <w:rsid w:val="00960A55"/>
    <w:rsid w:val="009644C2"/>
    <w:rsid w:val="00964A97"/>
    <w:rsid w:val="00965DA2"/>
    <w:rsid w:val="0098267E"/>
    <w:rsid w:val="00990DD1"/>
    <w:rsid w:val="00997094"/>
    <w:rsid w:val="009A34F4"/>
    <w:rsid w:val="009A7BB1"/>
    <w:rsid w:val="009B2E60"/>
    <w:rsid w:val="009C6BD0"/>
    <w:rsid w:val="009D624D"/>
    <w:rsid w:val="009E441C"/>
    <w:rsid w:val="009E7057"/>
    <w:rsid w:val="009E7DD7"/>
    <w:rsid w:val="009F1C5F"/>
    <w:rsid w:val="009F42CA"/>
    <w:rsid w:val="009F7FB9"/>
    <w:rsid w:val="00A02D4A"/>
    <w:rsid w:val="00A05DBD"/>
    <w:rsid w:val="00A10472"/>
    <w:rsid w:val="00A10798"/>
    <w:rsid w:val="00A116A0"/>
    <w:rsid w:val="00A12BCE"/>
    <w:rsid w:val="00A12C94"/>
    <w:rsid w:val="00A227FE"/>
    <w:rsid w:val="00A248B6"/>
    <w:rsid w:val="00A375EA"/>
    <w:rsid w:val="00A43E24"/>
    <w:rsid w:val="00A43F04"/>
    <w:rsid w:val="00A46CC3"/>
    <w:rsid w:val="00A5072F"/>
    <w:rsid w:val="00A50A2E"/>
    <w:rsid w:val="00A55DCA"/>
    <w:rsid w:val="00A56939"/>
    <w:rsid w:val="00A56F20"/>
    <w:rsid w:val="00A570AE"/>
    <w:rsid w:val="00A57639"/>
    <w:rsid w:val="00A70948"/>
    <w:rsid w:val="00A752F5"/>
    <w:rsid w:val="00A77381"/>
    <w:rsid w:val="00A82225"/>
    <w:rsid w:val="00A82E41"/>
    <w:rsid w:val="00A849B3"/>
    <w:rsid w:val="00A9276D"/>
    <w:rsid w:val="00A92830"/>
    <w:rsid w:val="00A94CF5"/>
    <w:rsid w:val="00A95F71"/>
    <w:rsid w:val="00AA0DF3"/>
    <w:rsid w:val="00AA104E"/>
    <w:rsid w:val="00AB1C47"/>
    <w:rsid w:val="00AC0E48"/>
    <w:rsid w:val="00AC1E59"/>
    <w:rsid w:val="00AC243A"/>
    <w:rsid w:val="00AE2465"/>
    <w:rsid w:val="00AE6E9F"/>
    <w:rsid w:val="00AF05FF"/>
    <w:rsid w:val="00AF547A"/>
    <w:rsid w:val="00AF5DD9"/>
    <w:rsid w:val="00AF7F2F"/>
    <w:rsid w:val="00B2291F"/>
    <w:rsid w:val="00B26769"/>
    <w:rsid w:val="00B30A7D"/>
    <w:rsid w:val="00B3204E"/>
    <w:rsid w:val="00B353EE"/>
    <w:rsid w:val="00B46C23"/>
    <w:rsid w:val="00B56022"/>
    <w:rsid w:val="00B56DC5"/>
    <w:rsid w:val="00B62A1F"/>
    <w:rsid w:val="00B7014D"/>
    <w:rsid w:val="00B71B17"/>
    <w:rsid w:val="00B726FF"/>
    <w:rsid w:val="00B727DF"/>
    <w:rsid w:val="00B776CD"/>
    <w:rsid w:val="00B81A31"/>
    <w:rsid w:val="00B856E6"/>
    <w:rsid w:val="00B910E0"/>
    <w:rsid w:val="00B936CE"/>
    <w:rsid w:val="00B94C5D"/>
    <w:rsid w:val="00B95235"/>
    <w:rsid w:val="00BA0513"/>
    <w:rsid w:val="00BA0EAF"/>
    <w:rsid w:val="00BA38C0"/>
    <w:rsid w:val="00BA76CB"/>
    <w:rsid w:val="00BB073C"/>
    <w:rsid w:val="00BB3E8C"/>
    <w:rsid w:val="00BB6AD1"/>
    <w:rsid w:val="00BC0AB4"/>
    <w:rsid w:val="00BC28FA"/>
    <w:rsid w:val="00BD5160"/>
    <w:rsid w:val="00BF7E52"/>
    <w:rsid w:val="00C02EA7"/>
    <w:rsid w:val="00C1096A"/>
    <w:rsid w:val="00C10A27"/>
    <w:rsid w:val="00C1264E"/>
    <w:rsid w:val="00C15772"/>
    <w:rsid w:val="00C201CE"/>
    <w:rsid w:val="00C20430"/>
    <w:rsid w:val="00C24C33"/>
    <w:rsid w:val="00C24D4B"/>
    <w:rsid w:val="00C27F89"/>
    <w:rsid w:val="00C36E8E"/>
    <w:rsid w:val="00C37AB6"/>
    <w:rsid w:val="00C411C7"/>
    <w:rsid w:val="00C47551"/>
    <w:rsid w:val="00C5026A"/>
    <w:rsid w:val="00C63BEB"/>
    <w:rsid w:val="00C74E03"/>
    <w:rsid w:val="00C763AF"/>
    <w:rsid w:val="00C77367"/>
    <w:rsid w:val="00CC462C"/>
    <w:rsid w:val="00CC7594"/>
    <w:rsid w:val="00CD1212"/>
    <w:rsid w:val="00CD25A2"/>
    <w:rsid w:val="00CD6447"/>
    <w:rsid w:val="00CE20EB"/>
    <w:rsid w:val="00CE2450"/>
    <w:rsid w:val="00CE60AA"/>
    <w:rsid w:val="00CF30E6"/>
    <w:rsid w:val="00CF6EF2"/>
    <w:rsid w:val="00CF7870"/>
    <w:rsid w:val="00D029AF"/>
    <w:rsid w:val="00D03671"/>
    <w:rsid w:val="00D15A95"/>
    <w:rsid w:val="00D16082"/>
    <w:rsid w:val="00D16BF1"/>
    <w:rsid w:val="00D17934"/>
    <w:rsid w:val="00D220C4"/>
    <w:rsid w:val="00D23A58"/>
    <w:rsid w:val="00D32E41"/>
    <w:rsid w:val="00D33828"/>
    <w:rsid w:val="00D33ABB"/>
    <w:rsid w:val="00D341F0"/>
    <w:rsid w:val="00D60927"/>
    <w:rsid w:val="00D7713A"/>
    <w:rsid w:val="00D8226F"/>
    <w:rsid w:val="00D832DB"/>
    <w:rsid w:val="00D839F9"/>
    <w:rsid w:val="00D9048B"/>
    <w:rsid w:val="00D92CB6"/>
    <w:rsid w:val="00D93B02"/>
    <w:rsid w:val="00DA5D88"/>
    <w:rsid w:val="00DA635F"/>
    <w:rsid w:val="00DA64AA"/>
    <w:rsid w:val="00DA7B50"/>
    <w:rsid w:val="00DB019F"/>
    <w:rsid w:val="00DB3F22"/>
    <w:rsid w:val="00DB6D3A"/>
    <w:rsid w:val="00DC070E"/>
    <w:rsid w:val="00DC3368"/>
    <w:rsid w:val="00DC3E33"/>
    <w:rsid w:val="00DD58D8"/>
    <w:rsid w:val="00DD5B52"/>
    <w:rsid w:val="00DE1F02"/>
    <w:rsid w:val="00DE2879"/>
    <w:rsid w:val="00DE60DD"/>
    <w:rsid w:val="00DF1F1D"/>
    <w:rsid w:val="00DF43E3"/>
    <w:rsid w:val="00DF4C30"/>
    <w:rsid w:val="00E000D1"/>
    <w:rsid w:val="00E00B6B"/>
    <w:rsid w:val="00E0440A"/>
    <w:rsid w:val="00E05595"/>
    <w:rsid w:val="00E05A50"/>
    <w:rsid w:val="00E26EAE"/>
    <w:rsid w:val="00E3277D"/>
    <w:rsid w:val="00E37D30"/>
    <w:rsid w:val="00E410EB"/>
    <w:rsid w:val="00E417B8"/>
    <w:rsid w:val="00E41EC2"/>
    <w:rsid w:val="00E46226"/>
    <w:rsid w:val="00E52116"/>
    <w:rsid w:val="00E55507"/>
    <w:rsid w:val="00E62EA7"/>
    <w:rsid w:val="00E646A1"/>
    <w:rsid w:val="00E66DDF"/>
    <w:rsid w:val="00E71357"/>
    <w:rsid w:val="00E77506"/>
    <w:rsid w:val="00E82F67"/>
    <w:rsid w:val="00E9278B"/>
    <w:rsid w:val="00E95F35"/>
    <w:rsid w:val="00EA1198"/>
    <w:rsid w:val="00EA2237"/>
    <w:rsid w:val="00EB0F5D"/>
    <w:rsid w:val="00EB34E1"/>
    <w:rsid w:val="00EB4FBD"/>
    <w:rsid w:val="00EC0CF5"/>
    <w:rsid w:val="00EC542F"/>
    <w:rsid w:val="00EC7057"/>
    <w:rsid w:val="00ED0C13"/>
    <w:rsid w:val="00ED0C2B"/>
    <w:rsid w:val="00ED1F77"/>
    <w:rsid w:val="00ED4014"/>
    <w:rsid w:val="00ED45B3"/>
    <w:rsid w:val="00ED59E6"/>
    <w:rsid w:val="00EE0C24"/>
    <w:rsid w:val="00EF1201"/>
    <w:rsid w:val="00EF216F"/>
    <w:rsid w:val="00EF3283"/>
    <w:rsid w:val="00F03536"/>
    <w:rsid w:val="00F04050"/>
    <w:rsid w:val="00F124F4"/>
    <w:rsid w:val="00F23EC0"/>
    <w:rsid w:val="00F278FF"/>
    <w:rsid w:val="00F31DFE"/>
    <w:rsid w:val="00F3451A"/>
    <w:rsid w:val="00F424BD"/>
    <w:rsid w:val="00F456A4"/>
    <w:rsid w:val="00F56DC6"/>
    <w:rsid w:val="00F60ACF"/>
    <w:rsid w:val="00F619AF"/>
    <w:rsid w:val="00F61AFB"/>
    <w:rsid w:val="00F659E0"/>
    <w:rsid w:val="00F674D4"/>
    <w:rsid w:val="00F71FA6"/>
    <w:rsid w:val="00F76E4A"/>
    <w:rsid w:val="00F82AD4"/>
    <w:rsid w:val="00F9416E"/>
    <w:rsid w:val="00FA4CBF"/>
    <w:rsid w:val="00FA5F3B"/>
    <w:rsid w:val="00FB629D"/>
    <w:rsid w:val="00FB74A7"/>
    <w:rsid w:val="00FC005A"/>
    <w:rsid w:val="00FC5BD4"/>
    <w:rsid w:val="00FE288F"/>
    <w:rsid w:val="00FF1CED"/>
    <w:rsid w:val="00FF478A"/>
    <w:rsid w:val="00FF50E7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2AC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852423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3E7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ridesa03/zentao/bug-view-850.html" TargetMode="External"/><Relationship Id="rId13" Type="http://schemas.openxmlformats.org/officeDocument/2006/relationships/hyperlink" Target="https://gitlab.sri.ad/DesarrolloAplicaciones/anexos-e-Informes/arquitectura-resiliente/gestion-anexos/backend/sri-anexos-estructura-service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lab.sri.ad/DesarrolloAplicaciones/anexos-e-Informes/arquitectura-resiliente/gestion-anexos/backend/sri-anexos-catalogos-service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sriintra01/share/s/bF4iX_TEQlKi8IZ-et3D0Q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lab.sri.ad/DesarrolloAplicaciones/catastro-de-contribuyentes/gestor-obligaciones-beneficios/sri-obligacion-beneficio-jakart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lab.sri.ad/Arquetipos/piloto-base-microservicios/sri-autorizacion-api" TargetMode="External"/><Relationship Id="rId10" Type="http://schemas.openxmlformats.org/officeDocument/2006/relationships/hyperlink" Target="http://sridesa03/zentao/task-view-750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sridesa03/zentao/bug-view-837.html" TargetMode="External"/><Relationship Id="rId14" Type="http://schemas.openxmlformats.org/officeDocument/2006/relationships/hyperlink" Target="https://gitlab.sri.ad/DesarrolloAplicaciones/anexos-e-Informes/arquitectura-resiliente/gestion-anexos/backend/sri-anexos-habilitacion-service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4837</TotalTime>
  <Pages>4</Pages>
  <Words>653</Words>
  <Characters>4971</Characters>
  <Application>Microsoft Office Word</Application>
  <DocSecurity>0</DocSecurity>
  <Lines>248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Sevilla Amaya, Karen Sofia</cp:lastModifiedBy>
  <cp:revision>77</cp:revision>
  <cp:lastPrinted>2026-08-04T19:25:00Z</cp:lastPrinted>
  <dcterms:created xsi:type="dcterms:W3CDTF">2026-04-29T21:42:00Z</dcterms:created>
  <dcterms:modified xsi:type="dcterms:W3CDTF">2026-09-04T04:57:00Z</dcterms:modified>
</cp:coreProperties>
</file>