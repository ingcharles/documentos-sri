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24EF67A8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ins w:id="3" w:author="Sevilla Amaya, Karen Sofia" w:date="2026-08-04T12:25:00Z" w16du:dateUtc="2026-08-04T17:25:00Z">
        <w:r w:rsidR="00D60927">
          <w:rPr>
            <w:rFonts w:ascii="Arial" w:hAnsi="Arial" w:cs="Arial"/>
            <w:b/>
            <w:sz w:val="20"/>
          </w:rPr>
          <w:t>04</w:t>
        </w:r>
      </w:ins>
      <w:r w:rsidR="009F42CA">
        <w:rPr>
          <w:rFonts w:ascii="Arial" w:hAnsi="Arial" w:cs="Arial"/>
          <w:sz w:val="20"/>
        </w:rPr>
        <w:t xml:space="preserve"> de </w:t>
      </w:r>
      <w:del w:id="4" w:author="Sevilla Amaya, Karen Sofia" w:date="2026-08-04T12:25:00Z" w16du:dateUtc="2026-08-04T17:25:00Z">
        <w:r w:rsidR="00FF50E7" w:rsidDel="00D60927">
          <w:rPr>
            <w:rFonts w:ascii="Arial" w:hAnsi="Arial" w:cs="Arial"/>
            <w:sz w:val="20"/>
          </w:rPr>
          <w:delText>julio</w:delText>
        </w:r>
      </w:del>
      <w:ins w:id="5" w:author="Sevilla Amaya, Karen Sofia" w:date="2026-08-04T12:25:00Z" w16du:dateUtc="2026-08-04T17:25:00Z">
        <w:r w:rsidR="00D60927">
          <w:rPr>
            <w:rFonts w:ascii="Arial" w:hAnsi="Arial" w:cs="Arial"/>
            <w:sz w:val="20"/>
          </w:rPr>
          <w:t>agosto</w:t>
        </w:r>
      </w:ins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5495CF74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6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</w:t>
      </w:r>
      <w:r w:rsidR="00990DD1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990DD1">
        <w:rPr>
          <w:rFonts w:ascii="Arial" w:hAnsi="Arial" w:cs="Arial"/>
          <w:sz w:val="20"/>
        </w:rPr>
        <w:t>julio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7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r w:rsidR="00C36E8E">
        <w:rPr>
          <w:rFonts w:ascii="Arial" w:hAnsi="Arial" w:cs="Arial"/>
          <w:sz w:val="20"/>
        </w:rPr>
        <w:t>continuación</w:t>
      </w:r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7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2055F869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de actas, estándares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944C84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Asistencia y participación en reuniones y capacitaciones.</w:t>
      </w:r>
    </w:p>
    <w:p w14:paraId="06B67E4A" w14:textId="1126C690" w:rsidR="00776481" w:rsidRPr="001E6B85" w:rsidRDefault="005E1CDA" w:rsidP="001E6B85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</w:t>
      </w:r>
      <w:r w:rsidR="001E6B85">
        <w:rPr>
          <w:rFonts w:ascii="Arial" w:hAnsi="Arial" w:cs="Arial"/>
          <w:sz w:val="20"/>
          <w:lang w:val="es-ES"/>
        </w:rPr>
        <w:t xml:space="preserve"> y corrección de observaciones reportas por QA</w:t>
      </w:r>
      <w:r w:rsidRPr="00CC7594">
        <w:rPr>
          <w:rFonts w:ascii="Arial" w:hAnsi="Arial" w:cs="Arial"/>
          <w:sz w:val="20"/>
          <w:lang w:val="es-ES"/>
        </w:rPr>
        <w:t xml:space="preserve"> para el reléase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1BB9416F" w14:textId="16A31C36" w:rsidR="003E700A" w:rsidRPr="003E700A" w:rsidRDefault="003E700A" w:rsidP="003E700A">
      <w:pPr>
        <w:ind w:left="708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Listado de historia</w:t>
      </w:r>
      <w:r w:rsidR="008146EC">
        <w:rPr>
          <w:rFonts w:ascii="Arial" w:hAnsi="Arial" w:cs="Arial"/>
          <w:sz w:val="20"/>
          <w:lang w:val="es-ES"/>
        </w:rPr>
        <w:t>s</w:t>
      </w:r>
      <w:r>
        <w:rPr>
          <w:rFonts w:ascii="Arial" w:hAnsi="Arial" w:cs="Arial"/>
          <w:sz w:val="20"/>
          <w:lang w:val="es-ES"/>
        </w:rPr>
        <w:t xml:space="preserve"> de usuarios ejecutadas:</w:t>
      </w:r>
    </w:p>
    <w:tbl>
      <w:tblPr>
        <w:tblStyle w:val="Tablaconcuadrcula"/>
        <w:tblW w:w="7818" w:type="dxa"/>
        <w:tblInd w:w="682" w:type="dxa"/>
        <w:tblLook w:val="04A0" w:firstRow="1" w:lastRow="0" w:firstColumn="1" w:lastColumn="0" w:noHBand="0" w:noVBand="1"/>
      </w:tblPr>
      <w:tblGrid>
        <w:gridCol w:w="1014"/>
        <w:gridCol w:w="3828"/>
        <w:gridCol w:w="2976"/>
      </w:tblGrid>
      <w:tr w:rsidR="003E700A" w14:paraId="0C408314" w14:textId="77777777" w:rsidTr="008146EC">
        <w:tc>
          <w:tcPr>
            <w:tcW w:w="1014" w:type="dxa"/>
          </w:tcPr>
          <w:p w14:paraId="567B7DA3" w14:textId="6644632F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828" w:type="dxa"/>
          </w:tcPr>
          <w:p w14:paraId="5A8FB8D2" w14:textId="61CDEC2B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2976" w:type="dxa"/>
          </w:tcPr>
          <w:p w14:paraId="56B22BA0" w14:textId="25445171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Link Zentao</w:t>
            </w:r>
          </w:p>
        </w:tc>
      </w:tr>
      <w:tr w:rsidR="003E700A" w14:paraId="22A86BB0" w14:textId="77777777" w:rsidTr="00236C4C">
        <w:tc>
          <w:tcPr>
            <w:tcW w:w="1014" w:type="dxa"/>
            <w:vAlign w:val="center"/>
          </w:tcPr>
          <w:p w14:paraId="21F14399" w14:textId="6A1B341B" w:rsidR="003E700A" w:rsidRDefault="00457633" w:rsidP="00236C4C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723</w:t>
            </w:r>
          </w:p>
        </w:tc>
        <w:tc>
          <w:tcPr>
            <w:tcW w:w="3828" w:type="dxa"/>
            <w:vAlign w:val="center"/>
          </w:tcPr>
          <w:p w14:paraId="3FBB1A4D" w14:textId="5B0F0C67" w:rsidR="00B56022" w:rsidRPr="00B56022" w:rsidRDefault="00457633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8" w:name="OLE_LINK8"/>
            <w:r w:rsidRPr="0045763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Mecanismo comparar versiones json</w:t>
            </w:r>
            <w:bookmarkEnd w:id="8"/>
          </w:p>
        </w:tc>
        <w:bookmarkStart w:id="9" w:name="OLE_LINK14"/>
        <w:tc>
          <w:tcPr>
            <w:tcW w:w="2976" w:type="dxa"/>
            <w:vAlign w:val="center"/>
          </w:tcPr>
          <w:p w14:paraId="07ECCE06" w14:textId="35BAE4CE" w:rsidR="003E700A" w:rsidRPr="003E700A" w:rsidRDefault="00457633" w:rsidP="003E700A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HYPERLINK "</w:instrText>
            </w:r>
            <w:r w:rsidRPr="00457633"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http://sridesa03/zentao/task-view-723.html</w:instrTex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instrText>"</w:instrTex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separate"/>
            </w:r>
            <w:r w:rsidRPr="001D0648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http://sridesa03/zentao/</w:t>
            </w:r>
            <w:bookmarkEnd w:id="9"/>
            <w:r w:rsidRPr="001D0648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task-view-723.html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fldChar w:fldCharType="end"/>
            </w:r>
          </w:p>
        </w:tc>
      </w:tr>
      <w:tr w:rsidR="003E700A" w14:paraId="5A77784C" w14:textId="77777777" w:rsidTr="00236C4C">
        <w:tc>
          <w:tcPr>
            <w:tcW w:w="1014" w:type="dxa"/>
            <w:vAlign w:val="center"/>
          </w:tcPr>
          <w:p w14:paraId="3237F88F" w14:textId="75805E8D" w:rsidR="003E700A" w:rsidRDefault="00457633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lang w:val="es-ES"/>
              </w:rPr>
              <w:t>720</w:t>
            </w:r>
          </w:p>
        </w:tc>
        <w:tc>
          <w:tcPr>
            <w:tcW w:w="3828" w:type="dxa"/>
            <w:vAlign w:val="center"/>
          </w:tcPr>
          <w:p w14:paraId="28475394" w14:textId="05FAD386" w:rsidR="003E700A" w:rsidRDefault="00457633" w:rsidP="003E700A">
            <w:pPr>
              <w:jc w:val="both"/>
              <w:rPr>
                <w:rFonts w:ascii="Arial" w:hAnsi="Arial" w:cs="Arial"/>
                <w:sz w:val="20"/>
                <w:lang w:val="es-ES"/>
              </w:rPr>
            </w:pPr>
            <w:bookmarkStart w:id="10" w:name="OLE_LINK9"/>
            <w:r w:rsidRPr="0045763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Ajuste en Pantalla para aprobación de Plantillas</w:t>
            </w:r>
            <w:bookmarkEnd w:id="10"/>
          </w:p>
        </w:tc>
        <w:tc>
          <w:tcPr>
            <w:tcW w:w="2976" w:type="dxa"/>
            <w:vAlign w:val="center"/>
          </w:tcPr>
          <w:p w14:paraId="535E0F22" w14:textId="268C5003" w:rsidR="00457633" w:rsidRPr="003E700A" w:rsidRDefault="00457633" w:rsidP="003E700A">
            <w:pP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8" w:history="1">
              <w:r w:rsidRPr="001D0648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http://sridesa03/zentao/task-view-720.html</w:t>
              </w:r>
            </w:hyperlink>
          </w:p>
        </w:tc>
      </w:tr>
    </w:tbl>
    <w:p w14:paraId="2AAF16E5" w14:textId="77777777" w:rsidR="003E700A" w:rsidRDefault="003E700A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6609654" w14:textId="77777777" w:rsidR="00B910E0" w:rsidRDefault="00B910E0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C7590C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370E92A" w14:textId="77777777" w:rsidR="00457633" w:rsidRDefault="00457633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506E1068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49DCEE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9808DE3" w14:textId="77777777" w:rsidR="00776481" w:rsidRDefault="00776481" w:rsidP="00A56939">
      <w:pPr>
        <w:jc w:val="both"/>
        <w:rPr>
          <w:rFonts w:ascii="Arial" w:hAnsi="Arial" w:cs="Arial"/>
          <w:sz w:val="20"/>
        </w:rPr>
      </w:pPr>
    </w:p>
    <w:p w14:paraId="3EB0DCC4" w14:textId="6B4FB862" w:rsidR="00B910E0" w:rsidRDefault="00475827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lastRenderedPageBreak/>
        <w:t xml:space="preserve">A continuación, </w:t>
      </w:r>
      <w:r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>
        <w:rPr>
          <w:rFonts w:ascii="Arial" w:hAnsi="Arial" w:cs="Arial"/>
          <w:sz w:val="20"/>
        </w:rPr>
        <w:t>3</w:t>
      </w:r>
      <w:r w:rsidR="00457633">
        <w:rPr>
          <w:rFonts w:ascii="Arial" w:hAnsi="Arial" w:cs="Arial"/>
          <w:sz w:val="20"/>
        </w:rPr>
        <w:t>1</w:t>
      </w:r>
      <w:r>
        <w:rPr>
          <w:rFonts w:ascii="Arial" w:hAnsi="Arial" w:cs="Arial"/>
          <w:sz w:val="20"/>
        </w:rPr>
        <w:t xml:space="preserve"> </w:t>
      </w:r>
      <w:r w:rsidRPr="009F7FB9">
        <w:rPr>
          <w:rFonts w:ascii="Arial" w:hAnsi="Arial" w:cs="Arial"/>
          <w:sz w:val="20"/>
        </w:rPr>
        <w:t xml:space="preserve">de </w:t>
      </w:r>
      <w:r>
        <w:rPr>
          <w:rFonts w:ascii="Arial" w:hAnsi="Arial" w:cs="Arial"/>
          <w:sz w:val="20"/>
        </w:rPr>
        <w:t>ju</w:t>
      </w:r>
      <w:r w:rsidR="00457633">
        <w:rPr>
          <w:rFonts w:ascii="Arial" w:hAnsi="Arial" w:cs="Arial"/>
          <w:sz w:val="20"/>
        </w:rPr>
        <w:t>l</w:t>
      </w:r>
      <w:r>
        <w:rPr>
          <w:rFonts w:ascii="Arial" w:hAnsi="Arial" w:cs="Arial"/>
          <w:sz w:val="20"/>
        </w:rPr>
        <w:t>io</w:t>
      </w:r>
      <w:r w:rsidRPr="009F7FB9">
        <w:rPr>
          <w:rFonts w:ascii="Arial" w:hAnsi="Arial" w:cs="Arial"/>
          <w:sz w:val="20"/>
        </w:rPr>
        <w:t xml:space="preserve"> de 202</w:t>
      </w:r>
      <w:r>
        <w:rPr>
          <w:rFonts w:ascii="Arial" w:hAnsi="Arial" w:cs="Arial"/>
          <w:sz w:val="20"/>
        </w:rPr>
        <w:t>6</w:t>
      </w:r>
      <w:r w:rsidRPr="009F7FB9">
        <w:rPr>
          <w:rFonts w:ascii="Arial" w:hAnsi="Arial" w:cs="Arial"/>
          <w:sz w:val="20"/>
        </w:rPr>
        <w:t>. Esta documentación corresponde al “Proyecto Comprobantes Electrónicos y Anexos” y se encuentra ubicada en la Coordinación Nacional de Desarrollo y Mantenimiento</w:t>
      </w:r>
    </w:p>
    <w:p w14:paraId="6166313B" w14:textId="77777777" w:rsidR="00B910E0" w:rsidRDefault="00B910E0" w:rsidP="00A56939">
      <w:pPr>
        <w:jc w:val="both"/>
        <w:rPr>
          <w:rFonts w:ascii="Arial" w:hAnsi="Arial" w:cs="Arial"/>
          <w:sz w:val="20"/>
        </w:rPr>
      </w:pP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3686"/>
      </w:tblGrid>
      <w:tr w:rsidR="00A849B3" w:rsidRPr="000979D9" w14:paraId="19C1A8D9" w14:textId="77777777" w:rsidTr="00645381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6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843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984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686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C7594" w:rsidRPr="000979D9" w14:paraId="1FD5C348" w14:textId="77777777" w:rsidTr="00645381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41CF024E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</w:p>
        </w:tc>
        <w:tc>
          <w:tcPr>
            <w:tcW w:w="1843" w:type="dxa"/>
            <w:vAlign w:val="center"/>
          </w:tcPr>
          <w:p w14:paraId="0C6B348A" w14:textId="0B664841" w:rsidR="00CC7594" w:rsidRPr="00CC7594" w:rsidRDefault="0048139A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</w:p>
        </w:tc>
        <w:tc>
          <w:tcPr>
            <w:tcW w:w="1984" w:type="dxa"/>
            <w:vAlign w:val="center"/>
          </w:tcPr>
          <w:p w14:paraId="606AD5D1" w14:textId="77777777" w:rsidR="00CC7594" w:rsidRDefault="00CC7594" w:rsidP="00CC7594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9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07CB423E" w14:textId="1C5EBA99" w:rsidR="00D16BF1" w:rsidRPr="00A9276D" w:rsidRDefault="00D16BF1" w:rsidP="003E70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7F1C1D4A" w14:textId="463DA032" w:rsidR="00421635" w:rsidRPr="007D62AC" w:rsidRDefault="000701FB" w:rsidP="00421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1" w:name="OLE_LINK26"/>
            <w:bookmarkStart w:id="12" w:name="OLE_LINK23"/>
            <w:bookmarkStart w:id="13" w:name="OLE_LINK13"/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723</w:t>
            </w:r>
            <w:r w:rsidR="00421635"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bookmarkEnd w:id="11"/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Mecanismo comparar versiones json</w:t>
            </w:r>
          </w:p>
          <w:p w14:paraId="7C45CFBE" w14:textId="7AF2C1F6" w:rsidR="000E64BA" w:rsidRPr="007D62AC" w:rsidRDefault="000E64BA" w:rsidP="000E64B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4" w:name="OLE_LINK24"/>
            <w:bookmarkEnd w:id="12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Creación del maquetado de las secciones versión 1, versión 2 y resultado.</w:t>
            </w:r>
          </w:p>
          <w:bookmarkEnd w:id="13"/>
          <w:p w14:paraId="1D3FACD4" w14:textId="68C36884" w:rsidR="000E64BA" w:rsidRPr="007D62AC" w:rsidRDefault="000E64BA" w:rsidP="000E64B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-Creación del maquetado de subsecciones en la sección resultado para los elementos creados, actualizados, eliminados y json completo de resultado.</w:t>
            </w:r>
          </w:p>
          <w:p w14:paraId="2ED5FDC9" w14:textId="244460A6" w:rsidR="000E64BA" w:rsidRPr="007D62AC" w:rsidRDefault="000E64BA" w:rsidP="000E64B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Implementar el botón comparar versión con el desarrollo de las funcionalidades internas para mostrar información de los cambios en la sección resultado.</w:t>
            </w:r>
          </w:p>
          <w:p w14:paraId="5038DD0C" w14:textId="10263177" w:rsidR="00421635" w:rsidRPr="007D62AC" w:rsidRDefault="000E64BA" w:rsidP="000E64B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Implementar el botón para exportar el json completo de resultado de la comparación</w:t>
            </w:r>
            <w:r w:rsidR="00421635"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A23834E" w14:textId="5A32578A" w:rsidR="00421635" w:rsidRPr="00B7014D" w:rsidRDefault="00B7014D" w:rsidP="00B7014D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5" w:name="OLE_LINK20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las funcionalidades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desarrollo antes </w:t>
            </w:r>
            <w:bookmarkEnd w:id="15"/>
            <w:r w:rsidR="00B353EE"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mencionado.</w:t>
            </w:r>
          </w:p>
          <w:p w14:paraId="3F7134E2" w14:textId="05DEADFD" w:rsidR="00421635" w:rsidRPr="007D62AC" w:rsidRDefault="000701FB" w:rsidP="004216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6" w:name="OLE_LINK12"/>
            <w:bookmarkEnd w:id="14"/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720</w:t>
            </w:r>
            <w:r w:rsidR="00421635"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Ajuste en Pantalla para aprobación de Plantillas</w:t>
            </w:r>
          </w:p>
          <w:p w14:paraId="25921F59" w14:textId="62F5CBE7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7" w:name="OLE_LINK19"/>
            <w:bookmarkEnd w:id="16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bugs en la edición de la plantilla al importar el json y al volver al cargar se están registrando un nuevo registro</w:t>
            </w:r>
          </w:p>
          <w:p w14:paraId="582ED256" w14:textId="7890FBB0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Cambio en el filtrado en la funcionalidad administración de plantillas por pedido de la parte funcional para que se muestre solo los operativos atados al anexo.</w:t>
            </w:r>
          </w:p>
          <w:p w14:paraId="174815EB" w14:textId="6D1494D5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Cambio en el filtrado en la funcionalidad aprobación de plantillas por pedido de la parte funcional para que se muestre todos los operativos activos.</w:t>
            </w:r>
          </w:p>
          <w:p w14:paraId="1BB8E92A" w14:textId="0A4C871C" w:rsidR="00421635" w:rsidRPr="00B7014D" w:rsidRDefault="00421635" w:rsidP="0042163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8" w:name="OLE_LINK22"/>
            <w:bookmarkStart w:id="19" w:name="OLE_LINK29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</w:t>
            </w:r>
            <w:r w:rsidR="00B7014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las funcionalidades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desarrollo antes mencionado</w:t>
            </w:r>
            <w:bookmarkEnd w:id="18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bookmarkEnd w:id="17"/>
            <w:bookmarkEnd w:id="19"/>
          </w:p>
        </w:tc>
      </w:tr>
      <w:tr w:rsidR="00D92CB6" w:rsidRPr="000979D9" w14:paraId="242ECF93" w14:textId="77777777" w:rsidTr="00645381">
        <w:trPr>
          <w:trHeight w:val="901"/>
          <w:jc w:val="center"/>
        </w:trPr>
        <w:tc>
          <w:tcPr>
            <w:tcW w:w="1838" w:type="dxa"/>
            <w:vAlign w:val="center"/>
          </w:tcPr>
          <w:p w14:paraId="17BD9997" w14:textId="458E8422" w:rsidR="00D92CB6" w:rsidRPr="00CC7594" w:rsidRDefault="00CC7594" w:rsidP="00CC75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0" w:name="OLE_LINK1"/>
            <w:bookmarkStart w:id="21" w:name="OLE_LINK5"/>
            <w:r w:rsidRPr="00CC7594">
              <w:rPr>
                <w:rFonts w:ascii="Arial" w:hAnsi="Arial" w:cs="Arial"/>
                <w:sz w:val="20"/>
              </w:rPr>
              <w:t>Backend</w:t>
            </w:r>
          </w:p>
        </w:tc>
        <w:tc>
          <w:tcPr>
            <w:tcW w:w="1843" w:type="dxa"/>
            <w:vAlign w:val="center"/>
          </w:tcPr>
          <w:p w14:paraId="5FB9FFF5" w14:textId="4DEC9E21" w:rsidR="00D92CB6" w:rsidRPr="00645381" w:rsidRDefault="0048139A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2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 enviado a pruebas</w:t>
            </w:r>
            <w:bookmarkEnd w:id="22"/>
          </w:p>
        </w:tc>
        <w:tc>
          <w:tcPr>
            <w:tcW w:w="1984" w:type="dxa"/>
            <w:vAlign w:val="center"/>
          </w:tcPr>
          <w:p w14:paraId="629DE6E1" w14:textId="77777777" w:rsidR="00645381" w:rsidRDefault="00645381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6D373744" w14:textId="14434746" w:rsidR="007D62AC" w:rsidRDefault="007D62AC" w:rsidP="007D62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1D0648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</w:t>
              </w:r>
              <w:r w:rsidRPr="001D0648">
                <w:rPr>
                  <w:rStyle w:val="Hipervnculo"/>
                  <w:rFonts w:ascii="Arial" w:hAnsi="Arial" w:cs="Arial"/>
                  <w:sz w:val="20"/>
                  <w:szCs w:val="20"/>
                </w:rPr>
                <w:lastRenderedPageBreak/>
                <w:t>anexos-catalogos-service</w:t>
              </w:r>
            </w:hyperlink>
          </w:p>
          <w:p w14:paraId="6FECBECE" w14:textId="77777777" w:rsidR="007D62AC" w:rsidRDefault="007D62AC" w:rsidP="007D62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bookmarkStart w:id="23" w:name="OLE_LINK11"/>
          <w:p w14:paraId="7F28EC3A" w14:textId="77777777" w:rsidR="007D62AC" w:rsidRPr="00645381" w:rsidRDefault="007D62AC" w:rsidP="007D62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fldChar w:fldCharType="begin"/>
            </w:r>
            <w:r>
              <w:instrText>HYPERLINK "https://gitlab.sri.ad/DesarrolloAplicaciones/anexos-e-Informes/arquitectura-resiliente/gestion-anexos/backend/sri-anexos-estructura-service"</w:instrText>
            </w:r>
            <w:r>
              <w:fldChar w:fldCharType="separate"/>
            </w:r>
            <w:r w:rsidRPr="00645381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https://gitlab.sri.ad/DesarrolloAplicaciones/anexos-e-Informes/arquitectura-resiliente/gestion-anexos/backend/sri-anexos-estructura-service</w:t>
            </w:r>
            <w:r>
              <w:fldChar w:fldCharType="end"/>
            </w:r>
          </w:p>
          <w:bookmarkEnd w:id="23"/>
          <w:p w14:paraId="3CA77464" w14:textId="77777777" w:rsidR="007D62AC" w:rsidRPr="00645381" w:rsidRDefault="007D62AC" w:rsidP="007D62A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2AACAEA" w14:textId="77777777" w:rsidR="007D62AC" w:rsidRDefault="007D62AC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62290164" w14:textId="77777777" w:rsidR="00DA64AA" w:rsidRPr="00645381" w:rsidRDefault="00DA64AA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72B18F9F" w:rsidR="00D16BF1" w:rsidRPr="00645381" w:rsidRDefault="00D16BF1" w:rsidP="003E700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686" w:type="dxa"/>
            <w:noWrap/>
            <w:vAlign w:val="center"/>
          </w:tcPr>
          <w:p w14:paraId="482A631E" w14:textId="77777777" w:rsidR="007D62AC" w:rsidRPr="007D62AC" w:rsidRDefault="007D62AC" w:rsidP="007D62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723:  Mecanismo comparar versiones json</w:t>
            </w:r>
          </w:p>
          <w:p w14:paraId="07D4D257" w14:textId="77777777" w:rsid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4" w:name="OLE_LINK27"/>
            <w:bookmarkStart w:id="25" w:name="OLE_LINK16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servicios para las funcionalidades del comparador de versiones en el microservicio de catálogos.</w:t>
            </w:r>
          </w:p>
          <w:p w14:paraId="47110C1A" w14:textId="52E0D34D" w:rsid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Issues reportados por QA en el microservicio de </w:t>
            </w:r>
            <w:r w:rsidR="000A2472"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catálogos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</w:t>
            </w:r>
            <w:bookmarkStart w:id="26" w:name="OLE_LINK28"/>
            <w:bookmarkEnd w:id="24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cuanto al openapi de las rutas de los servicios.</w:t>
            </w:r>
          </w:p>
          <w:p w14:paraId="17701983" w14:textId="5DBC24FA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issues en el microservicio de </w:t>
            </w:r>
            <w:r w:rsidR="000A24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catálogos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nueva regla para agrupar imports</w:t>
            </w:r>
          </w:p>
          <w:bookmarkEnd w:id="25"/>
          <w:bookmarkEnd w:id="26"/>
          <w:p w14:paraId="1FF0A1FC" w14:textId="77777777" w:rsidR="00B7014D" w:rsidRPr="007D62AC" w:rsidRDefault="00B7014D" w:rsidP="00B7014D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las funcionalidades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desarrollo antes mencionado.</w:t>
            </w:r>
          </w:p>
          <w:p w14:paraId="3530949F" w14:textId="5B72D510" w:rsidR="007D62AC" w:rsidRPr="007D62AC" w:rsidRDefault="007D62AC" w:rsidP="007D62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720:  Ajuste en Pantalla para aprobación de Plantillas</w:t>
            </w:r>
          </w:p>
          <w:p w14:paraId="1C4D2732" w14:textId="59F53A76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7" w:name="OLE_LINK21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Desarrollo de servicios para las funcionalidades del comparador de versiones en el microservicio de catálogos.</w:t>
            </w:r>
          </w:p>
          <w:p w14:paraId="21C040D4" w14:textId="1DC0A00F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8" w:name="OLE_LINK17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Issues reportados por QA en el microservicio de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estructura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cuanto al openapi de las rutas de los servicios.</w:t>
            </w:r>
          </w:p>
          <w:p w14:paraId="14E017FD" w14:textId="1905BECD" w:rsidR="007D62AC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9" w:name="OLE_LINK18"/>
            <w:bookmarkEnd w:id="28"/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issues en el microservicio de estructura de la nueva regla para agrupar imports</w:t>
            </w:r>
          </w:p>
          <w:bookmarkEnd w:id="29"/>
          <w:p w14:paraId="7E3FFA00" w14:textId="1B011DC7" w:rsidR="00DF43E3" w:rsidRPr="007D62AC" w:rsidRDefault="007D62AC" w:rsidP="007D62AC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Realizar el documento de excepción para cantidad de importar en los archivos test</w:t>
            </w:r>
            <w:bookmarkEnd w:id="27"/>
          </w:p>
          <w:p w14:paraId="168C6C98" w14:textId="3CB67FA2" w:rsidR="00421635" w:rsidRPr="00B7014D" w:rsidRDefault="00B7014D" w:rsidP="00B7014D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sobre las funcionalidades</w:t>
            </w: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del desarrollo antes mencionado.</w:t>
            </w:r>
          </w:p>
        </w:tc>
      </w:tr>
      <w:bookmarkEnd w:id="20"/>
      <w:bookmarkEnd w:id="21"/>
      <w:tr w:rsidR="00645381" w:rsidRPr="000979D9" w14:paraId="5F45C666" w14:textId="77777777" w:rsidTr="00292666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645381" w:rsidRPr="00CC7594" w:rsidRDefault="00645381" w:rsidP="0064538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Actividades complementarias</w:t>
            </w:r>
          </w:p>
        </w:tc>
        <w:tc>
          <w:tcPr>
            <w:tcW w:w="1843" w:type="dxa"/>
            <w:vAlign w:val="center"/>
          </w:tcPr>
          <w:p w14:paraId="4CF05D3A" w14:textId="2137B2B8" w:rsidR="00645381" w:rsidRDefault="0048139A" w:rsidP="0064538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984" w:type="dxa"/>
            <w:vAlign w:val="center"/>
          </w:tcPr>
          <w:p w14:paraId="626A7B24" w14:textId="6ECB197A" w:rsidR="00645381" w:rsidRDefault="00D9048B" w:rsidP="006453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</w:t>
            </w:r>
            <w:r w:rsidR="00655E6D">
              <w:t xml:space="preserve"> y Agenda</w:t>
            </w:r>
          </w:p>
          <w:p w14:paraId="3C355E7A" w14:textId="77777777" w:rsidR="00645381" w:rsidRDefault="00645381" w:rsidP="00645381">
            <w:pPr>
              <w:spacing w:after="0" w:line="240" w:lineRule="auto"/>
            </w:pPr>
          </w:p>
        </w:tc>
        <w:tc>
          <w:tcPr>
            <w:tcW w:w="3686" w:type="dxa"/>
            <w:noWrap/>
            <w:vAlign w:val="center"/>
          </w:tcPr>
          <w:p w14:paraId="22F3F17C" w14:textId="4151FBDD" w:rsidR="00645381" w:rsidRPr="00645381" w:rsidRDefault="00645381" w:rsidP="006453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 w:rsidR="00DA64A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46F2C23C" w14:textId="72CB0DCD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al Taller SRI - VKS el 01/07/2026 - 02/07/2026.</w:t>
            </w:r>
          </w:p>
          <w:p w14:paraId="6A126497" w14:textId="4295C7A3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regla de Imports en microservicios el 06/07/2026.</w:t>
            </w:r>
          </w:p>
          <w:p w14:paraId="5EA9EB2A" w14:textId="07189DD2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historia de pistas de auditoria en aplicativo (SGA) el 06/07/2026.</w:t>
            </w:r>
          </w:p>
          <w:p w14:paraId="37AFA331" w14:textId="2A32D951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Estándar DevSecOps el 08/07/2026.</w:t>
            </w:r>
          </w:p>
          <w:p w14:paraId="68146F15" w14:textId="566B4074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al Taller de Microservicios F5 el 15/07/2026.</w:t>
            </w:r>
          </w:p>
          <w:p w14:paraId="72F66220" w14:textId="6B9480B3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el uso de usuario genérico para integración con Fachadas, aseguramiento de componentes s el 17/07/2026.</w:t>
            </w:r>
          </w:p>
          <w:p w14:paraId="711F5C3C" w14:textId="62C35047" w:rsidR="007D62AC" w:rsidRPr="007D62AC" w:rsidRDefault="000A2472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</w:t>
            </w:r>
            <w:r w:rsidR="007D62AC"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 la reunión para la revisión de observaciones en catálogos por la parte funcional el 24/07/2026.</w:t>
            </w:r>
          </w:p>
          <w:p w14:paraId="5B225851" w14:textId="778B4322" w:rsidR="007D62AC" w:rsidRPr="007D62AC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al Taller 1 de microservicios y DevSecOps el 24/07/2026.</w:t>
            </w:r>
          </w:p>
          <w:p w14:paraId="02A8C44E" w14:textId="77777777" w:rsidR="00645381" w:rsidRDefault="007D62AC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D62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al Taller 2 de microservicios y DevSecOps el 27/07/2026.</w:t>
            </w:r>
          </w:p>
          <w:p w14:paraId="66763114" w14:textId="423FB8B8" w:rsidR="001E6B85" w:rsidRPr="00655E6D" w:rsidRDefault="001E6B85" w:rsidP="007D62AC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de actas de reunión y documentación del proyecto.</w:t>
            </w:r>
          </w:p>
        </w:tc>
      </w:tr>
    </w:tbl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437941D2" w14:textId="4D2F960C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B910E0">
        <w:trPr>
          <w:trHeight w:val="231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lastRenderedPageBreak/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B910E0"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B910E0">
      <w:pPr>
        <w:rPr>
          <w:u w:val="single"/>
        </w:rPr>
      </w:pPr>
    </w:p>
    <w:sectPr w:rsidR="00A56939" w:rsidRPr="0098267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DFABA" w14:textId="77777777" w:rsidR="004C3DCD" w:rsidRDefault="004C3DCD" w:rsidP="00101805">
      <w:pPr>
        <w:spacing w:after="0" w:line="240" w:lineRule="auto"/>
      </w:pPr>
      <w:r>
        <w:separator/>
      </w:r>
    </w:p>
  </w:endnote>
  <w:endnote w:type="continuationSeparator" w:id="0">
    <w:p w14:paraId="41447DA5" w14:textId="77777777" w:rsidR="004C3DCD" w:rsidRDefault="004C3DCD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2CD62" w14:textId="77777777" w:rsidR="004C3DCD" w:rsidRDefault="004C3DCD" w:rsidP="00101805">
      <w:pPr>
        <w:spacing w:after="0" w:line="240" w:lineRule="auto"/>
      </w:pPr>
      <w:r>
        <w:separator/>
      </w:r>
    </w:p>
  </w:footnote>
  <w:footnote w:type="continuationSeparator" w:id="0">
    <w:p w14:paraId="01C5882D" w14:textId="77777777" w:rsidR="004C3DCD" w:rsidRDefault="004C3DCD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24"/>
  </w:num>
  <w:num w:numId="2" w16cid:durableId="435977779">
    <w:abstractNumId w:val="11"/>
  </w:num>
  <w:num w:numId="3" w16cid:durableId="1489399543">
    <w:abstractNumId w:val="8"/>
  </w:num>
  <w:num w:numId="4" w16cid:durableId="2137143249">
    <w:abstractNumId w:val="1"/>
  </w:num>
  <w:num w:numId="5" w16cid:durableId="1202204583">
    <w:abstractNumId w:val="19"/>
  </w:num>
  <w:num w:numId="6" w16cid:durableId="1765297613">
    <w:abstractNumId w:val="23"/>
  </w:num>
  <w:num w:numId="7" w16cid:durableId="1341468507">
    <w:abstractNumId w:val="21"/>
  </w:num>
  <w:num w:numId="8" w16cid:durableId="916281909">
    <w:abstractNumId w:val="16"/>
  </w:num>
  <w:num w:numId="9" w16cid:durableId="1615747673">
    <w:abstractNumId w:val="14"/>
  </w:num>
  <w:num w:numId="10" w16cid:durableId="542523254">
    <w:abstractNumId w:val="15"/>
  </w:num>
  <w:num w:numId="11" w16cid:durableId="1678843169">
    <w:abstractNumId w:val="20"/>
  </w:num>
  <w:num w:numId="12" w16cid:durableId="1559511736">
    <w:abstractNumId w:val="0"/>
  </w:num>
  <w:num w:numId="13" w16cid:durableId="73164082">
    <w:abstractNumId w:val="25"/>
  </w:num>
  <w:num w:numId="14" w16cid:durableId="886137263">
    <w:abstractNumId w:val="5"/>
  </w:num>
  <w:num w:numId="15" w16cid:durableId="1098788641">
    <w:abstractNumId w:val="9"/>
  </w:num>
  <w:num w:numId="16" w16cid:durableId="84424018">
    <w:abstractNumId w:val="12"/>
  </w:num>
  <w:num w:numId="17" w16cid:durableId="15927205">
    <w:abstractNumId w:val="17"/>
  </w:num>
  <w:num w:numId="18" w16cid:durableId="1802720869">
    <w:abstractNumId w:val="2"/>
  </w:num>
  <w:num w:numId="19" w16cid:durableId="1455756950">
    <w:abstractNumId w:val="7"/>
  </w:num>
  <w:num w:numId="20" w16cid:durableId="712775655">
    <w:abstractNumId w:val="6"/>
  </w:num>
  <w:num w:numId="21" w16cid:durableId="1973367135">
    <w:abstractNumId w:val="13"/>
  </w:num>
  <w:num w:numId="22" w16cid:durableId="1834224055">
    <w:abstractNumId w:val="22"/>
  </w:num>
  <w:num w:numId="23" w16cid:durableId="608582742">
    <w:abstractNumId w:val="18"/>
  </w:num>
  <w:num w:numId="24" w16cid:durableId="828248455">
    <w:abstractNumId w:val="4"/>
  </w:num>
  <w:num w:numId="25" w16cid:durableId="1207258095">
    <w:abstractNumId w:val="10"/>
  </w:num>
  <w:num w:numId="26" w16cid:durableId="23208757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villa Amaya, Karen Sofia">
    <w15:presenceInfo w15:providerId="AD" w15:userId="S::kssevilla@sri.gob.ec::6dff90bc-d9ab-46b4-a054-01a1bcafcb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01FB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2472"/>
    <w:rsid w:val="000A7B90"/>
    <w:rsid w:val="000C004E"/>
    <w:rsid w:val="000C6979"/>
    <w:rsid w:val="000D47CE"/>
    <w:rsid w:val="000E64BA"/>
    <w:rsid w:val="000F6FF8"/>
    <w:rsid w:val="001014AB"/>
    <w:rsid w:val="001014BC"/>
    <w:rsid w:val="00101805"/>
    <w:rsid w:val="00101D21"/>
    <w:rsid w:val="001072AE"/>
    <w:rsid w:val="0011012C"/>
    <w:rsid w:val="00112F67"/>
    <w:rsid w:val="0011638C"/>
    <w:rsid w:val="00124FD0"/>
    <w:rsid w:val="001301C0"/>
    <w:rsid w:val="001312AF"/>
    <w:rsid w:val="001325A9"/>
    <w:rsid w:val="001542A6"/>
    <w:rsid w:val="001546AB"/>
    <w:rsid w:val="00165B0F"/>
    <w:rsid w:val="00167978"/>
    <w:rsid w:val="00173F41"/>
    <w:rsid w:val="0017624E"/>
    <w:rsid w:val="00182BD2"/>
    <w:rsid w:val="001A1242"/>
    <w:rsid w:val="001A3F6C"/>
    <w:rsid w:val="001B0FD0"/>
    <w:rsid w:val="001D434C"/>
    <w:rsid w:val="001D5EDC"/>
    <w:rsid w:val="001D70E0"/>
    <w:rsid w:val="001E1766"/>
    <w:rsid w:val="001E239C"/>
    <w:rsid w:val="001E6B85"/>
    <w:rsid w:val="001F799C"/>
    <w:rsid w:val="00203B60"/>
    <w:rsid w:val="002112A8"/>
    <w:rsid w:val="00220D24"/>
    <w:rsid w:val="00234BCA"/>
    <w:rsid w:val="00236C4C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91413"/>
    <w:rsid w:val="003A7AC2"/>
    <w:rsid w:val="003B5165"/>
    <w:rsid w:val="003C6C1C"/>
    <w:rsid w:val="003E700A"/>
    <w:rsid w:val="003F16C5"/>
    <w:rsid w:val="003F5B86"/>
    <w:rsid w:val="004050EA"/>
    <w:rsid w:val="0040590F"/>
    <w:rsid w:val="004077C7"/>
    <w:rsid w:val="00410A2F"/>
    <w:rsid w:val="00421635"/>
    <w:rsid w:val="00430F2D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57633"/>
    <w:rsid w:val="00461312"/>
    <w:rsid w:val="004631E4"/>
    <w:rsid w:val="00475827"/>
    <w:rsid w:val="0048139A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270D"/>
    <w:rsid w:val="004B5B79"/>
    <w:rsid w:val="004B6E19"/>
    <w:rsid w:val="004C0E74"/>
    <w:rsid w:val="004C3DCD"/>
    <w:rsid w:val="004C3F70"/>
    <w:rsid w:val="004C4C15"/>
    <w:rsid w:val="004D38EA"/>
    <w:rsid w:val="004E769E"/>
    <w:rsid w:val="004E7F93"/>
    <w:rsid w:val="004F0DD5"/>
    <w:rsid w:val="004F3D4D"/>
    <w:rsid w:val="004F594A"/>
    <w:rsid w:val="004F6D39"/>
    <w:rsid w:val="00511BEB"/>
    <w:rsid w:val="00512C04"/>
    <w:rsid w:val="00526CDB"/>
    <w:rsid w:val="00532E5D"/>
    <w:rsid w:val="00535B31"/>
    <w:rsid w:val="0053649A"/>
    <w:rsid w:val="005509C0"/>
    <w:rsid w:val="0055504C"/>
    <w:rsid w:val="00560390"/>
    <w:rsid w:val="00583337"/>
    <w:rsid w:val="00584003"/>
    <w:rsid w:val="00586212"/>
    <w:rsid w:val="005915D3"/>
    <w:rsid w:val="005A05EB"/>
    <w:rsid w:val="005B3C13"/>
    <w:rsid w:val="005C1257"/>
    <w:rsid w:val="005C3E98"/>
    <w:rsid w:val="005D13E5"/>
    <w:rsid w:val="005D226B"/>
    <w:rsid w:val="005D334B"/>
    <w:rsid w:val="005E1CDA"/>
    <w:rsid w:val="005E3FAD"/>
    <w:rsid w:val="005E7778"/>
    <w:rsid w:val="005F65FE"/>
    <w:rsid w:val="005F6F7B"/>
    <w:rsid w:val="00600969"/>
    <w:rsid w:val="00621B17"/>
    <w:rsid w:val="00622F2C"/>
    <w:rsid w:val="00623EF8"/>
    <w:rsid w:val="00632E20"/>
    <w:rsid w:val="00635108"/>
    <w:rsid w:val="00642650"/>
    <w:rsid w:val="00643588"/>
    <w:rsid w:val="00645381"/>
    <w:rsid w:val="00651A67"/>
    <w:rsid w:val="00653060"/>
    <w:rsid w:val="006544BE"/>
    <w:rsid w:val="00655E6D"/>
    <w:rsid w:val="00663AA8"/>
    <w:rsid w:val="00664814"/>
    <w:rsid w:val="0067221C"/>
    <w:rsid w:val="00674736"/>
    <w:rsid w:val="00683175"/>
    <w:rsid w:val="00687F9F"/>
    <w:rsid w:val="006A3FD9"/>
    <w:rsid w:val="006A66CD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3D7F"/>
    <w:rsid w:val="00735A87"/>
    <w:rsid w:val="00737BB0"/>
    <w:rsid w:val="00737EB0"/>
    <w:rsid w:val="0074429F"/>
    <w:rsid w:val="00763E6B"/>
    <w:rsid w:val="00764872"/>
    <w:rsid w:val="00767275"/>
    <w:rsid w:val="00776481"/>
    <w:rsid w:val="00776A76"/>
    <w:rsid w:val="00777F99"/>
    <w:rsid w:val="0078140A"/>
    <w:rsid w:val="00792F5E"/>
    <w:rsid w:val="007935C4"/>
    <w:rsid w:val="007B1B7A"/>
    <w:rsid w:val="007B73FE"/>
    <w:rsid w:val="007B7CF5"/>
    <w:rsid w:val="007C295B"/>
    <w:rsid w:val="007C534E"/>
    <w:rsid w:val="007D47D5"/>
    <w:rsid w:val="007D62AC"/>
    <w:rsid w:val="007D7B2F"/>
    <w:rsid w:val="007E1CE6"/>
    <w:rsid w:val="007E3762"/>
    <w:rsid w:val="007E50DE"/>
    <w:rsid w:val="007F09B7"/>
    <w:rsid w:val="007F49B9"/>
    <w:rsid w:val="00803620"/>
    <w:rsid w:val="008146EC"/>
    <w:rsid w:val="00825EEC"/>
    <w:rsid w:val="0083126C"/>
    <w:rsid w:val="00834723"/>
    <w:rsid w:val="0083560A"/>
    <w:rsid w:val="008505AF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54B0B"/>
    <w:rsid w:val="00960A55"/>
    <w:rsid w:val="009644C2"/>
    <w:rsid w:val="00964A97"/>
    <w:rsid w:val="00965DA2"/>
    <w:rsid w:val="0098267E"/>
    <w:rsid w:val="00990DD1"/>
    <w:rsid w:val="00997094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48B6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4CF5"/>
    <w:rsid w:val="00A95F71"/>
    <w:rsid w:val="00AA0DF3"/>
    <w:rsid w:val="00AA104E"/>
    <w:rsid w:val="00AB1C47"/>
    <w:rsid w:val="00AC0E48"/>
    <w:rsid w:val="00AC1E59"/>
    <w:rsid w:val="00AC243A"/>
    <w:rsid w:val="00AE6E9F"/>
    <w:rsid w:val="00AF05FF"/>
    <w:rsid w:val="00AF547A"/>
    <w:rsid w:val="00AF5DD9"/>
    <w:rsid w:val="00AF7F2F"/>
    <w:rsid w:val="00B2291F"/>
    <w:rsid w:val="00B26769"/>
    <w:rsid w:val="00B30A7D"/>
    <w:rsid w:val="00B3204E"/>
    <w:rsid w:val="00B353EE"/>
    <w:rsid w:val="00B46C23"/>
    <w:rsid w:val="00B56022"/>
    <w:rsid w:val="00B56DC5"/>
    <w:rsid w:val="00B62A1F"/>
    <w:rsid w:val="00B7014D"/>
    <w:rsid w:val="00B71B17"/>
    <w:rsid w:val="00B726FF"/>
    <w:rsid w:val="00B727DF"/>
    <w:rsid w:val="00B776CD"/>
    <w:rsid w:val="00B81A31"/>
    <w:rsid w:val="00B856E6"/>
    <w:rsid w:val="00B910E0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96A"/>
    <w:rsid w:val="00C10A27"/>
    <w:rsid w:val="00C1264E"/>
    <w:rsid w:val="00C15772"/>
    <w:rsid w:val="00C20430"/>
    <w:rsid w:val="00C24C33"/>
    <w:rsid w:val="00C24D4B"/>
    <w:rsid w:val="00C27F89"/>
    <w:rsid w:val="00C36E8E"/>
    <w:rsid w:val="00C37AB6"/>
    <w:rsid w:val="00C411C7"/>
    <w:rsid w:val="00C47551"/>
    <w:rsid w:val="00C5026A"/>
    <w:rsid w:val="00C74E03"/>
    <w:rsid w:val="00C763AF"/>
    <w:rsid w:val="00C77367"/>
    <w:rsid w:val="00CC462C"/>
    <w:rsid w:val="00CC7594"/>
    <w:rsid w:val="00CD1212"/>
    <w:rsid w:val="00CD25A2"/>
    <w:rsid w:val="00CD6447"/>
    <w:rsid w:val="00CE20EB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6BF1"/>
    <w:rsid w:val="00D17934"/>
    <w:rsid w:val="00D220C4"/>
    <w:rsid w:val="00D23A58"/>
    <w:rsid w:val="00D32E41"/>
    <w:rsid w:val="00D33828"/>
    <w:rsid w:val="00D33ABB"/>
    <w:rsid w:val="00D341F0"/>
    <w:rsid w:val="00D60927"/>
    <w:rsid w:val="00D7713A"/>
    <w:rsid w:val="00D8226F"/>
    <w:rsid w:val="00D832DB"/>
    <w:rsid w:val="00D839F9"/>
    <w:rsid w:val="00D9048B"/>
    <w:rsid w:val="00D92CB6"/>
    <w:rsid w:val="00D93B02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DF4C30"/>
    <w:rsid w:val="00E000D1"/>
    <w:rsid w:val="00E00B6B"/>
    <w:rsid w:val="00E0440A"/>
    <w:rsid w:val="00E05595"/>
    <w:rsid w:val="00E05A50"/>
    <w:rsid w:val="00E26EAE"/>
    <w:rsid w:val="00E3277D"/>
    <w:rsid w:val="00E37D30"/>
    <w:rsid w:val="00E417B8"/>
    <w:rsid w:val="00E41EC2"/>
    <w:rsid w:val="00E46226"/>
    <w:rsid w:val="00E52116"/>
    <w:rsid w:val="00E55507"/>
    <w:rsid w:val="00E62EA7"/>
    <w:rsid w:val="00E646A1"/>
    <w:rsid w:val="00E71357"/>
    <w:rsid w:val="00E77506"/>
    <w:rsid w:val="00E82F67"/>
    <w:rsid w:val="00E9278B"/>
    <w:rsid w:val="00E95F35"/>
    <w:rsid w:val="00EA1198"/>
    <w:rsid w:val="00EB34E1"/>
    <w:rsid w:val="00EC0CF5"/>
    <w:rsid w:val="00EC542F"/>
    <w:rsid w:val="00EC7057"/>
    <w:rsid w:val="00ED0C13"/>
    <w:rsid w:val="00ED0C2B"/>
    <w:rsid w:val="00ED1F77"/>
    <w:rsid w:val="00ED4014"/>
    <w:rsid w:val="00ED45B3"/>
    <w:rsid w:val="00ED59E6"/>
    <w:rsid w:val="00EE0C24"/>
    <w:rsid w:val="00EF1201"/>
    <w:rsid w:val="00EF216F"/>
    <w:rsid w:val="00EF3283"/>
    <w:rsid w:val="00F03536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  <w:rsid w:val="00FF50E7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AC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3E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desa03/zentao/task-view-720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lab.sri.ad/DesarrolloAplicaciones/anexos-e-Informes/arquitectura-resiliente/gestion-anexos/backend/sri-anexos-catalogos-servi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frontend/sri-gestion-anexos-web" TargetMode="Externa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4511</TotalTime>
  <Pages>4</Pages>
  <Words>798</Words>
  <Characters>5022</Characters>
  <Application>Microsoft Office Word</Application>
  <DocSecurity>0</DocSecurity>
  <Lines>232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Sevilla Amaya, Karen Sofia</cp:lastModifiedBy>
  <cp:revision>50</cp:revision>
  <cp:lastPrinted>2026-06-04T15:47:00Z</cp:lastPrinted>
  <dcterms:created xsi:type="dcterms:W3CDTF">2026-04-29T21:42:00Z</dcterms:created>
  <dcterms:modified xsi:type="dcterms:W3CDTF">2026-08-04T17:26:00Z</dcterms:modified>
</cp:coreProperties>
</file>