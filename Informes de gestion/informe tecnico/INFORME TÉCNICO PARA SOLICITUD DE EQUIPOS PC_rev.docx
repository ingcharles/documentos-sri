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7C63" w14:textId="5B159C2A" w:rsidR="005712C9" w:rsidRPr="001C2BE7" w:rsidRDefault="005712C9" w:rsidP="008C2E0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712C9">
        <w:rPr>
          <w:rFonts w:ascii="Arial" w:hAnsi="Arial" w:cs="Arial"/>
          <w:b/>
          <w:bCs/>
          <w:sz w:val="28"/>
          <w:szCs w:val="28"/>
        </w:rPr>
        <w:t xml:space="preserve">INFORME TÉCNICO PARA SOLICITUD DE </w:t>
      </w:r>
      <w:r w:rsidR="000E73D2">
        <w:rPr>
          <w:rFonts w:ascii="Arial" w:hAnsi="Arial" w:cs="Arial"/>
          <w:b/>
          <w:bCs/>
          <w:sz w:val="28"/>
          <w:szCs w:val="28"/>
        </w:rPr>
        <w:t xml:space="preserve">COMPUTADORAS </w:t>
      </w:r>
      <w:r w:rsidRPr="005712C9">
        <w:rPr>
          <w:rFonts w:ascii="Arial" w:hAnsi="Arial" w:cs="Arial"/>
          <w:b/>
          <w:bCs/>
          <w:sz w:val="28"/>
          <w:szCs w:val="28"/>
        </w:rPr>
        <w:t>DE ALTO RENDIMIENTO</w:t>
      </w:r>
    </w:p>
    <w:p w14:paraId="0EAADB5F" w14:textId="77777777" w:rsidR="005A1808" w:rsidRPr="005712C9" w:rsidRDefault="005A1808" w:rsidP="008C2E00">
      <w:pPr>
        <w:jc w:val="center"/>
        <w:rPr>
          <w:rFonts w:ascii="Arial" w:hAnsi="Arial" w:cs="Arial"/>
          <w:sz w:val="28"/>
          <w:szCs w:val="28"/>
        </w:rPr>
      </w:pPr>
    </w:p>
    <w:p w14:paraId="12E8D36A" w14:textId="6695E783" w:rsidR="005712C9" w:rsidRPr="005712C9" w:rsidRDefault="005712C9" w:rsidP="005712C9">
      <w:pPr>
        <w:rPr>
          <w:rFonts w:ascii="Arial" w:hAnsi="Arial" w:cs="Arial"/>
          <w:b/>
          <w:bCs/>
        </w:rPr>
      </w:pPr>
      <w:r w:rsidRPr="005712C9">
        <w:rPr>
          <w:rFonts w:ascii="Arial" w:hAnsi="Arial" w:cs="Arial"/>
          <w:b/>
          <w:bCs/>
        </w:rPr>
        <w:t xml:space="preserve">I. Justificación y </w:t>
      </w:r>
      <w:r w:rsidR="001C2BE7" w:rsidRPr="001C2BE7">
        <w:rPr>
          <w:rFonts w:ascii="Arial" w:hAnsi="Arial" w:cs="Arial"/>
          <w:b/>
          <w:bCs/>
        </w:rPr>
        <w:t>c</w:t>
      </w:r>
      <w:r w:rsidRPr="005712C9">
        <w:rPr>
          <w:rFonts w:ascii="Arial" w:hAnsi="Arial" w:cs="Arial"/>
          <w:b/>
          <w:bCs/>
        </w:rPr>
        <w:t xml:space="preserve">ontexto del </w:t>
      </w:r>
      <w:r w:rsidR="001C2BE7" w:rsidRPr="001C2BE7">
        <w:rPr>
          <w:rFonts w:ascii="Arial" w:hAnsi="Arial" w:cs="Arial"/>
          <w:b/>
          <w:bCs/>
        </w:rPr>
        <w:t>p</w:t>
      </w:r>
      <w:r w:rsidRPr="005712C9">
        <w:rPr>
          <w:rFonts w:ascii="Arial" w:hAnsi="Arial" w:cs="Arial"/>
          <w:b/>
          <w:bCs/>
        </w:rPr>
        <w:t>royecto</w:t>
      </w:r>
    </w:p>
    <w:p w14:paraId="79EE5069" w14:textId="77777777" w:rsidR="00DF59C9" w:rsidRDefault="00DF59C9" w:rsidP="00C857A2">
      <w:pPr>
        <w:jc w:val="both"/>
        <w:rPr>
          <w:rFonts w:ascii="Arial" w:hAnsi="Arial" w:cs="Arial"/>
        </w:rPr>
      </w:pPr>
    </w:p>
    <w:p w14:paraId="7EC0EC3D" w14:textId="6957A910" w:rsidR="00DF59C9" w:rsidRDefault="00DF59C9" w:rsidP="00C857A2">
      <w:pPr>
        <w:jc w:val="both"/>
        <w:rPr>
          <w:rFonts w:ascii="Arial" w:hAnsi="Arial" w:cs="Arial"/>
        </w:rPr>
      </w:pPr>
      <w:r w:rsidRPr="00DF59C9">
        <w:rPr>
          <w:rFonts w:ascii="Arial" w:hAnsi="Arial" w:cs="Arial"/>
        </w:rPr>
        <w:t xml:space="preserve">Mediante el presente documento, el equipo de desarrollo del Proyecto de Comprobantes Electrónicos y Anexos expone la necesidad de contar con equipos informáticos de </w:t>
      </w:r>
      <w:r>
        <w:rPr>
          <w:rFonts w:ascii="Arial" w:hAnsi="Arial" w:cs="Arial"/>
        </w:rPr>
        <w:t xml:space="preserve">mejores </w:t>
      </w:r>
      <w:r w:rsidRPr="00DF59C9">
        <w:rPr>
          <w:rFonts w:ascii="Arial" w:hAnsi="Arial" w:cs="Arial"/>
        </w:rPr>
        <w:t xml:space="preserve">características </w:t>
      </w:r>
      <w:del w:id="0" w:author="Anchundia Valencia, Carlos Eduardo" w:date="2025-12-04T14:40:00Z" w16du:dateUtc="2025-12-04T19:40:00Z">
        <w:r w:rsidRPr="00DF59C9" w:rsidDel="003C0C66">
          <w:rPr>
            <w:rFonts w:ascii="Arial" w:hAnsi="Arial" w:cs="Arial"/>
          </w:rPr>
          <w:delText xml:space="preserve">a </w:delText>
        </w:r>
      </w:del>
      <w:ins w:id="1" w:author="Anchundia Valencia, Carlos Eduardo" w:date="2025-12-04T14:40:00Z" w16du:dateUtc="2025-12-04T19:40:00Z">
        <w:r w:rsidR="003C0C66">
          <w:rPr>
            <w:rFonts w:ascii="Arial" w:hAnsi="Arial" w:cs="Arial"/>
          </w:rPr>
          <w:t>que</w:t>
        </w:r>
        <w:r w:rsidR="003C0C66" w:rsidRPr="00DF59C9">
          <w:rPr>
            <w:rFonts w:ascii="Arial" w:hAnsi="Arial" w:cs="Arial"/>
          </w:rPr>
          <w:t xml:space="preserve"> </w:t>
        </w:r>
      </w:ins>
      <w:r w:rsidRPr="00DF59C9">
        <w:rPr>
          <w:rFonts w:ascii="Arial" w:hAnsi="Arial" w:cs="Arial"/>
        </w:rPr>
        <w:t xml:space="preserve">las asignadas actualmente. </w:t>
      </w:r>
    </w:p>
    <w:p w14:paraId="0903508B" w14:textId="55C6C385" w:rsidR="005712C9" w:rsidRPr="005712C9" w:rsidRDefault="005712C9" w:rsidP="00C857A2">
      <w:pPr>
        <w:jc w:val="both"/>
        <w:rPr>
          <w:rFonts w:ascii="Arial" w:hAnsi="Arial" w:cs="Arial"/>
        </w:rPr>
      </w:pPr>
      <w:r w:rsidRPr="005712C9">
        <w:rPr>
          <w:rFonts w:ascii="Arial" w:hAnsi="Arial" w:cs="Arial"/>
        </w:rPr>
        <w:t xml:space="preserve">El objetivo es </w:t>
      </w:r>
      <w:r w:rsidR="00DF59C9">
        <w:rPr>
          <w:rFonts w:ascii="Arial" w:hAnsi="Arial" w:cs="Arial"/>
        </w:rPr>
        <w:t>obtener</w:t>
      </w:r>
      <w:r w:rsidRPr="005712C9">
        <w:rPr>
          <w:rFonts w:ascii="Arial" w:hAnsi="Arial" w:cs="Arial"/>
        </w:rPr>
        <w:t xml:space="preserve"> los recursos necesarios para el desarrollo de software</w:t>
      </w:r>
      <w:r w:rsidR="0044254D">
        <w:rPr>
          <w:rFonts w:ascii="Arial" w:hAnsi="Arial" w:cs="Arial"/>
        </w:rPr>
        <w:t xml:space="preserve">, considerando </w:t>
      </w:r>
      <w:r w:rsidRPr="005712C9">
        <w:rPr>
          <w:rFonts w:ascii="Arial" w:hAnsi="Arial" w:cs="Arial"/>
        </w:rPr>
        <w:t>la nueva arquitectura de microservicios</w:t>
      </w:r>
      <w:r w:rsidR="0044254D">
        <w:rPr>
          <w:rFonts w:ascii="Arial" w:hAnsi="Arial" w:cs="Arial"/>
        </w:rPr>
        <w:t>, manejo de información masiva</w:t>
      </w:r>
      <w:del w:id="2" w:author="Anchundia Valencia, Carlos Eduardo" w:date="2025-12-04T14:42:00Z" w16du:dateUtc="2025-12-04T19:42:00Z">
        <w:r w:rsidR="0044254D" w:rsidDel="003C0C66">
          <w:rPr>
            <w:rFonts w:ascii="Arial" w:hAnsi="Arial" w:cs="Arial"/>
          </w:rPr>
          <w:delText>,</w:delText>
        </w:r>
      </w:del>
      <w:ins w:id="3" w:author="Anchundia Valencia, Carlos Eduardo" w:date="2025-12-04T14:42:00Z" w16du:dateUtc="2025-12-04T19:42:00Z">
        <w:r w:rsidR="003C0C66">
          <w:rPr>
            <w:rFonts w:ascii="Arial" w:hAnsi="Arial" w:cs="Arial"/>
          </w:rPr>
          <w:t xml:space="preserve"> y la</w:t>
        </w:r>
      </w:ins>
      <w:r w:rsidR="0044254D">
        <w:rPr>
          <w:rFonts w:ascii="Arial" w:hAnsi="Arial" w:cs="Arial"/>
        </w:rPr>
        <w:t xml:space="preserve"> conexión a la base de datos.</w:t>
      </w:r>
    </w:p>
    <w:p w14:paraId="4B61D160" w14:textId="3FF20842" w:rsidR="0044254D" w:rsidRDefault="005712C9" w:rsidP="00C857A2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1C2BE7">
        <w:rPr>
          <w:rFonts w:ascii="Arial" w:hAnsi="Arial" w:cs="Arial"/>
          <w:b/>
          <w:bCs/>
        </w:rPr>
        <w:t xml:space="preserve">Problema </w:t>
      </w:r>
      <w:r w:rsidR="0026081D">
        <w:rPr>
          <w:rFonts w:ascii="Arial" w:hAnsi="Arial" w:cs="Arial"/>
          <w:b/>
          <w:bCs/>
        </w:rPr>
        <w:t>a</w:t>
      </w:r>
      <w:r w:rsidRPr="001C2BE7">
        <w:rPr>
          <w:rFonts w:ascii="Arial" w:hAnsi="Arial" w:cs="Arial"/>
          <w:b/>
          <w:bCs/>
        </w:rPr>
        <w:t>ctual</w:t>
      </w:r>
      <w:r w:rsidRPr="001C2BE7">
        <w:rPr>
          <w:rFonts w:ascii="Arial" w:hAnsi="Arial" w:cs="Arial"/>
        </w:rPr>
        <w:t xml:space="preserve">: Los equipos PC de escritorio actualmente asignados solo disponen de 16 GB de memoria RAM. Esta capacidad ha demostrado ser insuficiente para las exigencias de </w:t>
      </w:r>
      <w:r w:rsidR="0044254D">
        <w:rPr>
          <w:rFonts w:ascii="Arial" w:hAnsi="Arial" w:cs="Arial"/>
        </w:rPr>
        <w:t>las actividades de desarrollo planteadas para la obtención de una solución tecnológica</w:t>
      </w:r>
      <w:ins w:id="4" w:author="Anchundia Valencia, Carlos Eduardo" w:date="2025-12-04T14:49:00Z" w16du:dateUtc="2025-12-04T19:49:00Z">
        <w:r w:rsidR="003C0C66">
          <w:rPr>
            <w:rFonts w:ascii="Arial" w:hAnsi="Arial" w:cs="Arial"/>
          </w:rPr>
          <w:t>,</w:t>
        </w:r>
      </w:ins>
      <w:r w:rsidR="0044254D">
        <w:rPr>
          <w:rFonts w:ascii="Arial" w:hAnsi="Arial" w:cs="Arial"/>
        </w:rPr>
        <w:t xml:space="preserve"> como es</w:t>
      </w:r>
      <w:ins w:id="5" w:author="Anchundia Valencia, Carlos Eduardo" w:date="2025-12-04T14:48:00Z" w16du:dateUtc="2025-12-04T19:48:00Z">
        <w:r w:rsidR="003C0C66">
          <w:rPr>
            <w:rFonts w:ascii="Arial" w:hAnsi="Arial" w:cs="Arial"/>
          </w:rPr>
          <w:t xml:space="preserve"> el</w:t>
        </w:r>
      </w:ins>
      <w:r w:rsidR="0044254D">
        <w:rPr>
          <w:rFonts w:ascii="Arial" w:hAnsi="Arial" w:cs="Arial"/>
        </w:rPr>
        <w:t xml:space="preserve"> “Sistema de Gestión de Anexos”, bajo la nueva arquitectura resiliente</w:t>
      </w:r>
      <w:del w:id="6" w:author="Anchundia Valencia, Carlos Eduardo" w:date="2025-12-04T14:49:00Z" w16du:dateUtc="2025-12-04T19:49:00Z">
        <w:r w:rsidR="0044254D" w:rsidDel="003C0C66">
          <w:rPr>
            <w:rFonts w:ascii="Arial" w:hAnsi="Arial" w:cs="Arial"/>
          </w:rPr>
          <w:delText>,</w:delText>
        </w:r>
      </w:del>
      <w:r w:rsidR="0044254D">
        <w:rPr>
          <w:rFonts w:ascii="Arial" w:hAnsi="Arial" w:cs="Arial"/>
        </w:rPr>
        <w:t xml:space="preserve"> y contemplando las conexiones a base</w:t>
      </w:r>
      <w:ins w:id="7" w:author="Anchundia Valencia, Carlos Eduardo" w:date="2025-12-04T14:50:00Z" w16du:dateUtc="2025-12-04T19:50:00Z">
        <w:r w:rsidR="003C0C66">
          <w:rPr>
            <w:rFonts w:ascii="Arial" w:hAnsi="Arial" w:cs="Arial"/>
          </w:rPr>
          <w:t>s</w:t>
        </w:r>
      </w:ins>
      <w:r w:rsidR="0044254D">
        <w:rPr>
          <w:rFonts w:ascii="Arial" w:hAnsi="Arial" w:cs="Arial"/>
        </w:rPr>
        <w:t xml:space="preserve"> de datos y gestión de datos masivos.  </w:t>
      </w:r>
    </w:p>
    <w:p w14:paraId="5F359F77" w14:textId="35F9DC9C" w:rsidR="005712C9" w:rsidRPr="001C2BE7" w:rsidRDefault="0044254D" w:rsidP="0044254D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desarrollo de manera </w:t>
      </w:r>
      <w:proofErr w:type="gramStart"/>
      <w:r>
        <w:rPr>
          <w:rFonts w:ascii="Arial" w:hAnsi="Arial" w:cs="Arial"/>
        </w:rPr>
        <w:t>local,</w:t>
      </w:r>
      <w:proofErr w:type="gramEnd"/>
      <w:r>
        <w:rPr>
          <w:rFonts w:ascii="Arial" w:hAnsi="Arial" w:cs="Arial"/>
        </w:rPr>
        <w:t xml:space="preserve"> evidencia l</w:t>
      </w:r>
      <w:r w:rsidR="005712C9" w:rsidRPr="001C2BE7">
        <w:rPr>
          <w:rFonts w:ascii="Arial" w:hAnsi="Arial" w:cs="Arial"/>
        </w:rPr>
        <w:t>a necesidad de levantar múltiples microservicios de manera simultánea</w:t>
      </w:r>
      <w:r>
        <w:rPr>
          <w:rFonts w:ascii="Arial" w:hAnsi="Arial" w:cs="Arial"/>
        </w:rPr>
        <w:t>, así como conexiones a bases de datos,</w:t>
      </w:r>
      <w:del w:id="8" w:author="Anchundia Valencia, Carlos Eduardo" w:date="2025-12-04T14:52:00Z" w16du:dateUtc="2025-12-04T19:52:00Z">
        <w:r w:rsidDel="00153B4F">
          <w:rPr>
            <w:rFonts w:ascii="Arial" w:hAnsi="Arial" w:cs="Arial"/>
          </w:rPr>
          <w:delText xml:space="preserve"> </w:delText>
        </w:r>
      </w:del>
      <w:r w:rsidR="005712C9" w:rsidRPr="001C2BE7">
        <w:rPr>
          <w:rFonts w:ascii="Arial" w:hAnsi="Arial" w:cs="Arial"/>
        </w:rPr>
        <w:t xml:space="preserve"> provoca que el uso de memoria RAM alcance el </w:t>
      </w:r>
      <w:r w:rsidR="008C2E00" w:rsidRPr="001C2BE7">
        <w:rPr>
          <w:rFonts w:ascii="Arial" w:hAnsi="Arial" w:cs="Arial"/>
        </w:rPr>
        <w:t>100</w:t>
      </w:r>
      <w:r w:rsidR="005712C9" w:rsidRPr="001C2BE7">
        <w:rPr>
          <w:rFonts w:ascii="Arial" w:hAnsi="Arial" w:cs="Arial"/>
        </w:rPr>
        <w:t>%, resultando en el cierre inesperado del entorno de desarroll</w:t>
      </w:r>
      <w:r>
        <w:rPr>
          <w:rFonts w:ascii="Arial" w:hAnsi="Arial" w:cs="Arial"/>
        </w:rPr>
        <w:t xml:space="preserve">o, </w:t>
      </w:r>
      <w:r w:rsidR="005712C9" w:rsidRPr="001C2BE7">
        <w:rPr>
          <w:rFonts w:ascii="Arial" w:hAnsi="Arial" w:cs="Arial"/>
        </w:rPr>
        <w:t xml:space="preserve">lo que interrumpe el flujo de trabajo y </w:t>
      </w:r>
      <w:r>
        <w:rPr>
          <w:rFonts w:ascii="Arial" w:hAnsi="Arial" w:cs="Arial"/>
        </w:rPr>
        <w:t xml:space="preserve">retrasa </w:t>
      </w:r>
      <w:r w:rsidR="005712C9" w:rsidRPr="001C2BE7">
        <w:rPr>
          <w:rFonts w:ascii="Arial" w:hAnsi="Arial" w:cs="Arial"/>
        </w:rPr>
        <w:t>el cumplimiento de las actividades asignadas</w:t>
      </w:r>
      <w:r w:rsidR="008C2E00" w:rsidRPr="001C2BE7">
        <w:rPr>
          <w:rFonts w:ascii="Arial" w:hAnsi="Arial" w:cs="Arial"/>
        </w:rPr>
        <w:t>.</w:t>
      </w:r>
    </w:p>
    <w:p w14:paraId="27337033" w14:textId="455B84B1" w:rsidR="005712C9" w:rsidRPr="0044254D" w:rsidRDefault="005712C9" w:rsidP="0044254D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1C2BE7">
        <w:rPr>
          <w:rFonts w:ascii="Arial" w:hAnsi="Arial" w:cs="Arial"/>
          <w:b/>
          <w:bCs/>
        </w:rPr>
        <w:t xml:space="preserve">Requerimiento </w:t>
      </w:r>
      <w:r w:rsidR="0026081D">
        <w:rPr>
          <w:rFonts w:ascii="Arial" w:hAnsi="Arial" w:cs="Arial"/>
          <w:b/>
          <w:bCs/>
        </w:rPr>
        <w:t>e</w:t>
      </w:r>
      <w:r w:rsidR="00CC4E90" w:rsidRPr="001C2BE7">
        <w:rPr>
          <w:rFonts w:ascii="Arial" w:hAnsi="Arial" w:cs="Arial"/>
          <w:b/>
          <w:bCs/>
        </w:rPr>
        <w:t>sencial</w:t>
      </w:r>
      <w:r w:rsidRPr="001C2BE7">
        <w:rPr>
          <w:rFonts w:ascii="Arial" w:hAnsi="Arial" w:cs="Arial"/>
        </w:rPr>
        <w:t>: Dado que</w:t>
      </w:r>
      <w:r w:rsidR="0044254D">
        <w:rPr>
          <w:rFonts w:ascii="Arial" w:hAnsi="Arial" w:cs="Arial"/>
        </w:rPr>
        <w:t xml:space="preserve"> para</w:t>
      </w:r>
      <w:r w:rsidRPr="001C2BE7">
        <w:rPr>
          <w:rFonts w:ascii="Arial" w:hAnsi="Arial" w:cs="Arial"/>
        </w:rPr>
        <w:t xml:space="preserve"> el desarrollo de la </w:t>
      </w:r>
      <w:r w:rsidR="0044254D">
        <w:rPr>
          <w:rFonts w:ascii="Arial" w:hAnsi="Arial" w:cs="Arial"/>
        </w:rPr>
        <w:t>solución tecnológica “Sistema de Gestión de Anexos</w:t>
      </w:r>
      <w:r w:rsidR="0044254D" w:rsidRPr="0044254D">
        <w:rPr>
          <w:rFonts w:ascii="Arial" w:hAnsi="Arial" w:cs="Arial"/>
        </w:rPr>
        <w:t>”</w:t>
      </w:r>
      <w:r w:rsidR="0044254D">
        <w:rPr>
          <w:rFonts w:ascii="Arial" w:hAnsi="Arial" w:cs="Arial"/>
        </w:rPr>
        <w:t xml:space="preserve"> </w:t>
      </w:r>
      <w:r w:rsidR="00CC4E90" w:rsidRPr="0044254D">
        <w:rPr>
          <w:rFonts w:ascii="Arial" w:hAnsi="Arial" w:cs="Arial"/>
        </w:rPr>
        <w:t xml:space="preserve">exige la capacidad de levantar múltiples microservicios en </w:t>
      </w:r>
      <w:r w:rsidRPr="0044254D">
        <w:rPr>
          <w:rFonts w:ascii="Arial" w:hAnsi="Arial" w:cs="Arial"/>
        </w:rPr>
        <w:t xml:space="preserve">paralelo, es </w:t>
      </w:r>
      <w:r w:rsidR="00CC4E90" w:rsidRPr="0044254D">
        <w:rPr>
          <w:rFonts w:ascii="Arial" w:hAnsi="Arial" w:cs="Arial"/>
        </w:rPr>
        <w:t xml:space="preserve">indispensable </w:t>
      </w:r>
      <w:r w:rsidRPr="0044254D">
        <w:rPr>
          <w:rFonts w:ascii="Arial" w:hAnsi="Arial" w:cs="Arial"/>
        </w:rPr>
        <w:t>contar con equipos que ofrezcan mayor capacidad de memoria y procesamiento para garantizar un entorno de desarrollo estable</w:t>
      </w:r>
      <w:r w:rsidR="00CC4E90" w:rsidRPr="0044254D">
        <w:rPr>
          <w:rFonts w:ascii="Arial" w:hAnsi="Arial" w:cs="Arial"/>
        </w:rPr>
        <w:t xml:space="preserve"> y </w:t>
      </w:r>
      <w:r w:rsidRPr="0044254D">
        <w:rPr>
          <w:rFonts w:ascii="Arial" w:hAnsi="Arial" w:cs="Arial"/>
        </w:rPr>
        <w:t>eficiente.</w:t>
      </w:r>
    </w:p>
    <w:p w14:paraId="1EA9C0EA" w14:textId="77777777" w:rsidR="001C2BE7" w:rsidRPr="001C2BE7" w:rsidRDefault="001C2BE7" w:rsidP="001C2BE7">
      <w:pPr>
        <w:pStyle w:val="Prrafodelista"/>
        <w:jc w:val="both"/>
        <w:rPr>
          <w:rFonts w:ascii="Arial" w:hAnsi="Arial" w:cs="Arial"/>
        </w:rPr>
      </w:pPr>
    </w:p>
    <w:p w14:paraId="73755721" w14:textId="610A0C97" w:rsidR="005712C9" w:rsidRPr="001C2BE7" w:rsidRDefault="005712C9" w:rsidP="005712C9">
      <w:pPr>
        <w:rPr>
          <w:rFonts w:ascii="Arial" w:hAnsi="Arial" w:cs="Arial"/>
          <w:b/>
          <w:bCs/>
        </w:rPr>
      </w:pPr>
      <w:r w:rsidRPr="005712C9">
        <w:rPr>
          <w:rFonts w:ascii="Arial" w:hAnsi="Arial" w:cs="Arial"/>
          <w:b/>
          <w:bCs/>
        </w:rPr>
        <w:t xml:space="preserve">II. </w:t>
      </w:r>
      <w:r w:rsidR="00DC2C3A" w:rsidRPr="001C2BE7">
        <w:rPr>
          <w:rFonts w:ascii="Arial" w:hAnsi="Arial" w:cs="Arial"/>
          <w:b/>
          <w:bCs/>
        </w:rPr>
        <w:t xml:space="preserve"> Análisis </w:t>
      </w:r>
      <w:r w:rsidR="001C2BE7" w:rsidRPr="001C2BE7">
        <w:rPr>
          <w:rFonts w:ascii="Arial" w:hAnsi="Arial" w:cs="Arial"/>
          <w:b/>
          <w:bCs/>
        </w:rPr>
        <w:t>r</w:t>
      </w:r>
      <w:r w:rsidRPr="005712C9">
        <w:rPr>
          <w:rFonts w:ascii="Arial" w:hAnsi="Arial" w:cs="Arial"/>
          <w:b/>
          <w:bCs/>
        </w:rPr>
        <w:t xml:space="preserve">equerimientos </w:t>
      </w:r>
      <w:r w:rsidR="001C2BE7" w:rsidRPr="001C2BE7">
        <w:rPr>
          <w:rFonts w:ascii="Arial" w:hAnsi="Arial" w:cs="Arial"/>
          <w:b/>
          <w:bCs/>
        </w:rPr>
        <w:t>t</w:t>
      </w:r>
      <w:r w:rsidRPr="005712C9">
        <w:rPr>
          <w:rFonts w:ascii="Arial" w:hAnsi="Arial" w:cs="Arial"/>
          <w:b/>
          <w:bCs/>
        </w:rPr>
        <w:t xml:space="preserve">ecnológicos </w:t>
      </w:r>
      <w:r w:rsidR="003F7F69" w:rsidRPr="001C2BE7">
        <w:rPr>
          <w:rFonts w:ascii="Arial" w:hAnsi="Arial" w:cs="Arial"/>
          <w:b/>
          <w:bCs/>
        </w:rPr>
        <w:t>(</w:t>
      </w:r>
      <w:r w:rsidR="001C2BE7" w:rsidRPr="001C2BE7">
        <w:rPr>
          <w:rFonts w:ascii="Arial" w:hAnsi="Arial" w:cs="Arial"/>
          <w:b/>
          <w:bCs/>
        </w:rPr>
        <w:t>c</w:t>
      </w:r>
      <w:r w:rsidR="003F7F69" w:rsidRPr="001C2BE7">
        <w:rPr>
          <w:rFonts w:ascii="Arial" w:hAnsi="Arial" w:cs="Arial"/>
          <w:b/>
          <w:bCs/>
        </w:rPr>
        <w:t xml:space="preserve">arga </w:t>
      </w:r>
      <w:r w:rsidR="001C2BE7" w:rsidRPr="001C2BE7">
        <w:rPr>
          <w:rFonts w:ascii="Arial" w:hAnsi="Arial" w:cs="Arial"/>
          <w:b/>
          <w:bCs/>
        </w:rPr>
        <w:t>p</w:t>
      </w:r>
      <w:r w:rsidR="003F7F69" w:rsidRPr="001C2BE7">
        <w:rPr>
          <w:rFonts w:ascii="Arial" w:hAnsi="Arial" w:cs="Arial"/>
          <w:b/>
          <w:bCs/>
        </w:rPr>
        <w:t>aralela)</w:t>
      </w:r>
    </w:p>
    <w:p w14:paraId="779C914F" w14:textId="2B474690" w:rsidR="005712C9" w:rsidRPr="005712C9" w:rsidRDefault="0044254D" w:rsidP="00C857A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equipos requeridos </w:t>
      </w:r>
      <w:r w:rsidR="005712C9" w:rsidRPr="005712C9">
        <w:rPr>
          <w:rFonts w:ascii="Arial" w:hAnsi="Arial" w:cs="Arial"/>
        </w:rPr>
        <w:t>debe</w:t>
      </w:r>
      <w:r>
        <w:rPr>
          <w:rFonts w:ascii="Arial" w:hAnsi="Arial" w:cs="Arial"/>
        </w:rPr>
        <w:t>n</w:t>
      </w:r>
      <w:del w:id="9" w:author="Anchundia Valencia, Carlos Eduardo" w:date="2025-12-04T14:53:00Z" w16du:dateUtc="2025-12-04T19:53:00Z">
        <w:r w:rsidR="005712C9" w:rsidRPr="005712C9" w:rsidDel="00153B4F">
          <w:rPr>
            <w:rFonts w:ascii="Arial" w:hAnsi="Arial" w:cs="Arial"/>
          </w:rPr>
          <w:delText xml:space="preserve"> </w:delText>
        </w:r>
      </w:del>
      <w:r>
        <w:rPr>
          <w:rFonts w:ascii="Arial" w:hAnsi="Arial" w:cs="Arial"/>
        </w:rPr>
        <w:t xml:space="preserve"> permitir </w:t>
      </w:r>
      <w:del w:id="10" w:author="Anchundia Valencia, Carlos Eduardo" w:date="2025-12-04T14:53:00Z" w16du:dateUtc="2025-12-04T19:53:00Z">
        <w:r w:rsidR="005712C9" w:rsidRPr="005712C9" w:rsidDel="00153B4F">
          <w:rPr>
            <w:rFonts w:ascii="Arial" w:hAnsi="Arial" w:cs="Arial"/>
          </w:rPr>
          <w:delText xml:space="preserve"> </w:delText>
        </w:r>
      </w:del>
      <w:r w:rsidR="005712C9" w:rsidRPr="005712C9">
        <w:rPr>
          <w:rFonts w:ascii="Arial" w:hAnsi="Arial" w:cs="Arial"/>
        </w:rPr>
        <w:t>simultáneamente las siguientes tecnologías, las cuales definen las necesidades de rendimiento (CPU, RAM y E/S):</w:t>
      </w:r>
    </w:p>
    <w:p w14:paraId="5769E76E" w14:textId="197468D9" w:rsidR="00F2096F" w:rsidRPr="001C2BE7" w:rsidRDefault="00DC2C3A" w:rsidP="00C857A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1C2BE7">
        <w:rPr>
          <w:rFonts w:ascii="Arial" w:hAnsi="Arial" w:cs="Arial"/>
          <w:b/>
          <w:bCs/>
        </w:rPr>
        <w:t xml:space="preserve">Microservicios </w:t>
      </w:r>
      <w:r w:rsidR="00F2797C">
        <w:rPr>
          <w:rFonts w:ascii="Arial" w:hAnsi="Arial" w:cs="Arial"/>
          <w:b/>
          <w:bCs/>
        </w:rPr>
        <w:t>j</w:t>
      </w:r>
      <w:r w:rsidRPr="001C2BE7">
        <w:rPr>
          <w:rFonts w:ascii="Arial" w:hAnsi="Arial" w:cs="Arial"/>
          <w:b/>
          <w:bCs/>
        </w:rPr>
        <w:t xml:space="preserve">ava </w:t>
      </w:r>
      <w:r w:rsidR="005712C9" w:rsidRPr="001C2BE7">
        <w:rPr>
          <w:rFonts w:ascii="Arial" w:hAnsi="Arial" w:cs="Arial"/>
          <w:b/>
          <w:bCs/>
        </w:rPr>
        <w:t>(</w:t>
      </w:r>
      <w:proofErr w:type="spellStart"/>
      <w:r w:rsidR="005712C9" w:rsidRPr="001C2BE7">
        <w:rPr>
          <w:rFonts w:ascii="Arial" w:hAnsi="Arial" w:cs="Arial"/>
          <w:b/>
          <w:bCs/>
        </w:rPr>
        <w:t>Quarkus</w:t>
      </w:r>
      <w:proofErr w:type="spellEnd"/>
      <w:r w:rsidR="005712C9" w:rsidRPr="001C2BE7">
        <w:rPr>
          <w:rFonts w:ascii="Arial" w:hAnsi="Arial" w:cs="Arial"/>
          <w:b/>
          <w:bCs/>
        </w:rPr>
        <w:t>):</w:t>
      </w:r>
      <w:r w:rsidR="001C2BE7" w:rsidRPr="001C2BE7">
        <w:rPr>
          <w:rFonts w:ascii="Arial" w:hAnsi="Arial" w:cs="Arial"/>
          <w:b/>
          <w:bCs/>
        </w:rPr>
        <w:t xml:space="preserve"> </w:t>
      </w:r>
      <w:r w:rsidR="005712C9" w:rsidRPr="001C2BE7">
        <w:rPr>
          <w:rFonts w:ascii="Arial" w:hAnsi="Arial" w:cs="Arial"/>
        </w:rPr>
        <w:t xml:space="preserve">Se requiere hardware optimizado para ejecutar y compilar aplicaciones basadas en </w:t>
      </w:r>
      <w:proofErr w:type="spellStart"/>
      <w:r w:rsidR="005712C9" w:rsidRPr="001C2BE7">
        <w:rPr>
          <w:rFonts w:ascii="Arial" w:hAnsi="Arial" w:cs="Arial"/>
        </w:rPr>
        <w:t>Quarkus</w:t>
      </w:r>
      <w:proofErr w:type="spellEnd"/>
      <w:r w:rsidR="005712C9" w:rsidRPr="001C2BE7">
        <w:rPr>
          <w:rFonts w:ascii="Arial" w:hAnsi="Arial" w:cs="Arial"/>
        </w:rPr>
        <w:t xml:space="preserve">, el cual es un </w:t>
      </w:r>
      <w:proofErr w:type="spellStart"/>
      <w:r w:rsidR="005712C9" w:rsidRPr="001C2BE7">
        <w:rPr>
          <w:rFonts w:ascii="Arial" w:hAnsi="Arial" w:cs="Arial"/>
          <w:i/>
          <w:iCs/>
        </w:rPr>
        <w:t>stack</w:t>
      </w:r>
      <w:proofErr w:type="spellEnd"/>
      <w:r w:rsidR="005712C9" w:rsidRPr="001C2BE7">
        <w:rPr>
          <w:rFonts w:ascii="Arial" w:hAnsi="Arial" w:cs="Arial"/>
        </w:rPr>
        <w:t xml:space="preserve"> Java nativo de </w:t>
      </w:r>
      <w:proofErr w:type="spellStart"/>
      <w:r w:rsidR="005712C9" w:rsidRPr="001C2BE7">
        <w:rPr>
          <w:rFonts w:ascii="Arial" w:hAnsi="Arial" w:cs="Arial"/>
        </w:rPr>
        <w:t>Kubernetes</w:t>
      </w:r>
      <w:proofErr w:type="spellEnd"/>
      <w:r w:rsidR="005712C9" w:rsidRPr="001C2BE7">
        <w:rPr>
          <w:rFonts w:ascii="Arial" w:hAnsi="Arial" w:cs="Arial"/>
        </w:rPr>
        <w:t xml:space="preserve"> adaptado a </w:t>
      </w:r>
      <w:proofErr w:type="spellStart"/>
      <w:r w:rsidR="005712C9" w:rsidRPr="001C2BE7">
        <w:rPr>
          <w:rFonts w:ascii="Arial" w:hAnsi="Arial" w:cs="Arial"/>
        </w:rPr>
        <w:t>OpenJDK</w:t>
      </w:r>
      <w:proofErr w:type="spellEnd"/>
      <w:r w:rsidR="005712C9" w:rsidRPr="001C2BE7">
        <w:rPr>
          <w:rFonts w:ascii="Arial" w:hAnsi="Arial" w:cs="Arial"/>
        </w:rPr>
        <w:t xml:space="preserve"> </w:t>
      </w:r>
      <w:proofErr w:type="spellStart"/>
      <w:r w:rsidR="005712C9" w:rsidRPr="001C2BE7">
        <w:rPr>
          <w:rFonts w:ascii="Arial" w:hAnsi="Arial" w:cs="Arial"/>
        </w:rPr>
        <w:t>HotSpot</w:t>
      </w:r>
      <w:proofErr w:type="spellEnd"/>
      <w:r w:rsidR="005712C9" w:rsidRPr="001C2BE7">
        <w:rPr>
          <w:rFonts w:ascii="Arial" w:hAnsi="Arial" w:cs="Arial"/>
        </w:rPr>
        <w:t xml:space="preserve"> y </w:t>
      </w:r>
      <w:proofErr w:type="spellStart"/>
      <w:r w:rsidR="005712C9" w:rsidRPr="001C2BE7">
        <w:rPr>
          <w:rFonts w:ascii="Arial" w:hAnsi="Arial" w:cs="Arial"/>
        </w:rPr>
        <w:t>GraalVM</w:t>
      </w:r>
      <w:proofErr w:type="spellEnd"/>
      <w:r w:rsidR="005712C9" w:rsidRPr="001C2BE7">
        <w:rPr>
          <w:rFonts w:ascii="Arial" w:hAnsi="Arial" w:cs="Arial"/>
        </w:rPr>
        <w:t xml:space="preserve">. </w:t>
      </w:r>
      <w:proofErr w:type="spellStart"/>
      <w:r w:rsidR="005712C9" w:rsidRPr="001C2BE7">
        <w:rPr>
          <w:rFonts w:ascii="Arial" w:hAnsi="Arial" w:cs="Arial"/>
        </w:rPr>
        <w:t>Quarkus</w:t>
      </w:r>
      <w:proofErr w:type="spellEnd"/>
      <w:r w:rsidR="005712C9" w:rsidRPr="001C2BE7">
        <w:rPr>
          <w:rFonts w:ascii="Arial" w:hAnsi="Arial" w:cs="Arial"/>
        </w:rPr>
        <w:t xml:space="preserve"> enfatiza el rendimiento, tiempos de inicio rápido, un </w:t>
      </w:r>
      <w:proofErr w:type="spellStart"/>
      <w:r w:rsidR="005712C9" w:rsidRPr="001C2BE7">
        <w:rPr>
          <w:rFonts w:ascii="Arial" w:hAnsi="Arial" w:cs="Arial"/>
          <w:i/>
          <w:iCs/>
        </w:rPr>
        <w:t>feedback</w:t>
      </w:r>
      <w:proofErr w:type="spellEnd"/>
      <w:r w:rsidR="005712C9" w:rsidRPr="001C2BE7">
        <w:rPr>
          <w:rFonts w:ascii="Arial" w:hAnsi="Arial" w:cs="Arial"/>
          <w:i/>
          <w:iCs/>
        </w:rPr>
        <w:t xml:space="preserve"> </w:t>
      </w:r>
      <w:proofErr w:type="spellStart"/>
      <w:r w:rsidR="005712C9" w:rsidRPr="001C2BE7">
        <w:rPr>
          <w:rFonts w:ascii="Arial" w:hAnsi="Arial" w:cs="Arial"/>
          <w:i/>
          <w:iCs/>
        </w:rPr>
        <w:t>loop</w:t>
      </w:r>
      <w:proofErr w:type="spellEnd"/>
      <w:r w:rsidR="005712C9" w:rsidRPr="001C2BE7">
        <w:rPr>
          <w:rFonts w:ascii="Arial" w:hAnsi="Arial" w:cs="Arial"/>
        </w:rPr>
        <w:t xml:space="preserve"> de codificación en vivo rápido, y un bajo consumo de memoria RSS (memoria residente) en contenedores. La ejecución de múltiples</w:t>
      </w:r>
      <w:r w:rsidR="005712C9" w:rsidRPr="001C2BE7">
        <w:rPr>
          <w:rFonts w:ascii="Arial" w:hAnsi="Arial" w:cs="Arial"/>
          <w:b/>
          <w:bCs/>
        </w:rPr>
        <w:t xml:space="preserve"> </w:t>
      </w:r>
      <w:r w:rsidR="005712C9" w:rsidRPr="001C2BE7">
        <w:rPr>
          <w:rFonts w:ascii="Arial" w:hAnsi="Arial" w:cs="Arial"/>
        </w:rPr>
        <w:t xml:space="preserve">instancias de microservicios </w:t>
      </w:r>
      <w:proofErr w:type="spellStart"/>
      <w:r w:rsidR="005712C9" w:rsidRPr="001C2BE7">
        <w:rPr>
          <w:rFonts w:ascii="Arial" w:hAnsi="Arial" w:cs="Arial"/>
        </w:rPr>
        <w:t>Quarkus</w:t>
      </w:r>
      <w:proofErr w:type="spellEnd"/>
      <w:r w:rsidR="005712C9" w:rsidRPr="001C2BE7">
        <w:rPr>
          <w:rFonts w:ascii="Arial" w:hAnsi="Arial" w:cs="Arial"/>
        </w:rPr>
        <w:t xml:space="preserve"> en paralelo consume una cantidad considerable de RAM y CPU durante el desarrollo y las pruebas.</w:t>
      </w:r>
    </w:p>
    <w:p w14:paraId="37E2345D" w14:textId="6A1529D3" w:rsidR="005712C9" w:rsidRPr="001C2BE7" w:rsidRDefault="005712C9" w:rsidP="00C857A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1C2BE7">
        <w:rPr>
          <w:rFonts w:ascii="Arial" w:hAnsi="Arial" w:cs="Arial"/>
          <w:b/>
          <w:bCs/>
        </w:rPr>
        <w:t xml:space="preserve">Automatización de </w:t>
      </w:r>
      <w:r w:rsidR="00F2797C">
        <w:rPr>
          <w:rFonts w:ascii="Arial" w:hAnsi="Arial" w:cs="Arial"/>
          <w:b/>
          <w:bCs/>
        </w:rPr>
        <w:t>n</w:t>
      </w:r>
      <w:r w:rsidRPr="001C2BE7">
        <w:rPr>
          <w:rFonts w:ascii="Arial" w:hAnsi="Arial" w:cs="Arial"/>
          <w:b/>
          <w:bCs/>
        </w:rPr>
        <w:t>egocios (Apache KIE):</w:t>
      </w:r>
      <w:r w:rsidRPr="001C2BE7">
        <w:rPr>
          <w:rFonts w:ascii="Arial" w:hAnsi="Arial" w:cs="Arial"/>
        </w:rPr>
        <w:t xml:space="preserve"> El desarrollo involucra</w:t>
      </w:r>
      <w:r w:rsidR="00F2096F" w:rsidRPr="001C2BE7">
        <w:rPr>
          <w:rFonts w:ascii="Arial" w:hAnsi="Arial" w:cs="Arial"/>
        </w:rPr>
        <w:t xml:space="preserve"> una de las tecnologías</w:t>
      </w:r>
      <w:r w:rsidRPr="001C2BE7">
        <w:rPr>
          <w:rFonts w:ascii="Arial" w:hAnsi="Arial" w:cs="Arial"/>
        </w:rPr>
        <w:t xml:space="preserve"> de automatización de negocios </w:t>
      </w:r>
      <w:r w:rsidR="00F2096F" w:rsidRPr="001C2BE7">
        <w:rPr>
          <w:rFonts w:ascii="Arial" w:hAnsi="Arial" w:cs="Arial"/>
        </w:rPr>
        <w:t>como</w:t>
      </w:r>
      <w:r w:rsidRPr="001C2BE7">
        <w:rPr>
          <w:rFonts w:ascii="Arial" w:hAnsi="Arial" w:cs="Arial"/>
        </w:rPr>
        <w:t xml:space="preserve"> </w:t>
      </w:r>
      <w:proofErr w:type="spellStart"/>
      <w:r w:rsidRPr="001C2BE7">
        <w:rPr>
          <w:rFonts w:ascii="Arial" w:hAnsi="Arial" w:cs="Arial"/>
        </w:rPr>
        <w:t>Drools</w:t>
      </w:r>
      <w:proofErr w:type="spellEnd"/>
      <w:r w:rsidRPr="001C2BE7">
        <w:rPr>
          <w:rFonts w:ascii="Arial" w:hAnsi="Arial" w:cs="Arial"/>
        </w:rPr>
        <w:t xml:space="preserve">, que forman parte de la incubación de Apache KIE. El uso de esta tecnología en paralelo con otros microservicios aumenta la carga de </w:t>
      </w:r>
      <w:r w:rsidR="00C857A2" w:rsidRPr="001C2BE7">
        <w:rPr>
          <w:rFonts w:ascii="Arial" w:hAnsi="Arial" w:cs="Arial"/>
        </w:rPr>
        <w:t>RAM y CPU</w:t>
      </w:r>
      <w:r w:rsidRPr="001C2BE7">
        <w:rPr>
          <w:rFonts w:ascii="Arial" w:hAnsi="Arial" w:cs="Arial"/>
        </w:rPr>
        <w:t>.</w:t>
      </w:r>
    </w:p>
    <w:p w14:paraId="6CB07308" w14:textId="405854BA" w:rsidR="003F7F69" w:rsidRPr="001C2BE7" w:rsidRDefault="005712C9" w:rsidP="00C857A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1C2BE7">
        <w:rPr>
          <w:rFonts w:ascii="Arial" w:hAnsi="Arial" w:cs="Arial"/>
          <w:b/>
          <w:bCs/>
        </w:rPr>
        <w:t xml:space="preserve">Mensajería y </w:t>
      </w:r>
      <w:proofErr w:type="spellStart"/>
      <w:r w:rsidR="00F2797C">
        <w:rPr>
          <w:rFonts w:ascii="Arial" w:hAnsi="Arial" w:cs="Arial"/>
          <w:b/>
          <w:bCs/>
        </w:rPr>
        <w:t>s</w:t>
      </w:r>
      <w:r w:rsidRPr="001C2BE7">
        <w:rPr>
          <w:rFonts w:ascii="Arial" w:hAnsi="Arial" w:cs="Arial"/>
          <w:b/>
          <w:bCs/>
        </w:rPr>
        <w:t>treaming</w:t>
      </w:r>
      <w:proofErr w:type="spellEnd"/>
      <w:r w:rsidRPr="001C2BE7">
        <w:rPr>
          <w:rFonts w:ascii="Arial" w:hAnsi="Arial" w:cs="Arial"/>
          <w:b/>
          <w:bCs/>
        </w:rPr>
        <w:t xml:space="preserve"> (Apache Kafka):</w:t>
      </w:r>
      <w:r w:rsidRPr="001C2BE7">
        <w:rPr>
          <w:rFonts w:ascii="Arial" w:hAnsi="Arial" w:cs="Arial"/>
        </w:rPr>
        <w:t xml:space="preserve"> </w:t>
      </w:r>
      <w:r w:rsidR="00F2096F" w:rsidRPr="001C2BE7">
        <w:rPr>
          <w:rFonts w:ascii="Arial" w:hAnsi="Arial" w:cs="Arial"/>
        </w:rPr>
        <w:t>El desarrollo con</w:t>
      </w:r>
      <w:r w:rsidRPr="001C2BE7">
        <w:rPr>
          <w:rFonts w:ascii="Arial" w:hAnsi="Arial" w:cs="Arial"/>
        </w:rPr>
        <w:t xml:space="preserve"> microservicios a </w:t>
      </w:r>
      <w:r w:rsidR="00F2096F" w:rsidRPr="001C2BE7">
        <w:rPr>
          <w:rFonts w:ascii="Arial" w:hAnsi="Arial" w:cs="Arial"/>
        </w:rPr>
        <w:t xml:space="preserve">van a requerir la capacidad de manejar </w:t>
      </w:r>
      <w:r w:rsidRPr="001C2BE7">
        <w:rPr>
          <w:rFonts w:ascii="Arial" w:hAnsi="Arial" w:cs="Arial"/>
        </w:rPr>
        <w:t xml:space="preserve">de mensajería o </w:t>
      </w:r>
      <w:proofErr w:type="spellStart"/>
      <w:r w:rsidRPr="001C2BE7">
        <w:rPr>
          <w:rFonts w:ascii="Arial" w:hAnsi="Arial" w:cs="Arial"/>
          <w:i/>
          <w:iCs/>
        </w:rPr>
        <w:t>streaming</w:t>
      </w:r>
      <w:proofErr w:type="spellEnd"/>
      <w:r w:rsidRPr="001C2BE7">
        <w:rPr>
          <w:rFonts w:ascii="Arial" w:hAnsi="Arial" w:cs="Arial"/>
        </w:rPr>
        <w:t xml:space="preserve">, como las </w:t>
      </w:r>
      <w:r w:rsidRPr="001C2BE7">
        <w:rPr>
          <w:rFonts w:ascii="Arial" w:hAnsi="Arial" w:cs="Arial"/>
        </w:rPr>
        <w:lastRenderedPageBreak/>
        <w:t>proporcionadas por Apache Kafka. La simulación local de flujos de datos o el levantamiento de dependencias de Kafka en el entorno de desarrollo contribuyen a la sobrecarga de RAM y CPU.</w:t>
      </w:r>
    </w:p>
    <w:p w14:paraId="7001B3ED" w14:textId="59C6D9BB" w:rsidR="003F7F69" w:rsidRPr="001C2BE7" w:rsidRDefault="005712C9" w:rsidP="00C857A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2797C">
        <w:rPr>
          <w:rFonts w:ascii="Arial" w:hAnsi="Arial" w:cs="Arial"/>
          <w:b/>
          <w:bCs/>
        </w:rPr>
        <w:t xml:space="preserve">Almacenamiento en </w:t>
      </w:r>
      <w:r w:rsidR="00F2797C">
        <w:rPr>
          <w:rFonts w:ascii="Arial" w:hAnsi="Arial" w:cs="Arial"/>
          <w:b/>
          <w:bCs/>
        </w:rPr>
        <w:t>m</w:t>
      </w:r>
      <w:r w:rsidRPr="00F2797C">
        <w:rPr>
          <w:rFonts w:ascii="Arial" w:hAnsi="Arial" w:cs="Arial"/>
          <w:b/>
          <w:bCs/>
        </w:rPr>
        <w:t xml:space="preserve">emoria y </w:t>
      </w:r>
      <w:proofErr w:type="spellStart"/>
      <w:r w:rsidR="00F2797C">
        <w:rPr>
          <w:rFonts w:ascii="Arial" w:hAnsi="Arial" w:cs="Arial"/>
          <w:b/>
          <w:bCs/>
        </w:rPr>
        <w:t>c</w:t>
      </w:r>
      <w:r w:rsidRPr="00F2797C">
        <w:rPr>
          <w:rFonts w:ascii="Arial" w:hAnsi="Arial" w:cs="Arial"/>
          <w:b/>
          <w:bCs/>
        </w:rPr>
        <w:t>aching</w:t>
      </w:r>
      <w:proofErr w:type="spellEnd"/>
      <w:r w:rsidRPr="00F2797C">
        <w:rPr>
          <w:rFonts w:ascii="Arial" w:hAnsi="Arial" w:cs="Arial"/>
          <w:b/>
          <w:bCs/>
        </w:rPr>
        <w:t xml:space="preserve"> (Redis):</w:t>
      </w:r>
      <w:r w:rsidRPr="001C2BE7">
        <w:rPr>
          <w:rFonts w:ascii="Arial" w:hAnsi="Arial" w:cs="Arial"/>
        </w:rPr>
        <w:t xml:space="preserve"> Se utiliza Redis como una base de datos en memoria para </w:t>
      </w:r>
      <w:proofErr w:type="spellStart"/>
      <w:r w:rsidRPr="001C2BE7">
        <w:rPr>
          <w:rFonts w:ascii="Arial" w:hAnsi="Arial" w:cs="Arial"/>
          <w:i/>
          <w:iCs/>
        </w:rPr>
        <w:t>caching</w:t>
      </w:r>
      <w:proofErr w:type="spellEnd"/>
      <w:r w:rsidRPr="001C2BE7">
        <w:rPr>
          <w:rFonts w:ascii="Arial" w:hAnsi="Arial" w:cs="Arial"/>
        </w:rPr>
        <w:t xml:space="preserve"> y </w:t>
      </w:r>
      <w:proofErr w:type="spellStart"/>
      <w:r w:rsidRPr="001C2BE7">
        <w:rPr>
          <w:rFonts w:ascii="Arial" w:hAnsi="Arial" w:cs="Arial"/>
          <w:i/>
          <w:iCs/>
        </w:rPr>
        <w:t>streaming</w:t>
      </w:r>
      <w:proofErr w:type="spellEnd"/>
      <w:r w:rsidRPr="001C2BE7">
        <w:rPr>
          <w:rFonts w:ascii="Arial" w:hAnsi="Arial" w:cs="Arial"/>
        </w:rPr>
        <w:t xml:space="preserve">, ofreciendo una solución de </w:t>
      </w:r>
      <w:proofErr w:type="spellStart"/>
      <w:r w:rsidRPr="001C2BE7">
        <w:rPr>
          <w:rFonts w:ascii="Arial" w:hAnsi="Arial" w:cs="Arial"/>
          <w:i/>
          <w:iCs/>
        </w:rPr>
        <w:t>caching</w:t>
      </w:r>
      <w:proofErr w:type="spellEnd"/>
      <w:r w:rsidRPr="001C2BE7">
        <w:rPr>
          <w:rFonts w:ascii="Arial" w:hAnsi="Arial" w:cs="Arial"/>
        </w:rPr>
        <w:t xml:space="preserve"> de alto rendimiento para aplicaciones en tiempo real. Además, Redis funciona como </w:t>
      </w:r>
      <w:r w:rsidRPr="001C2BE7">
        <w:rPr>
          <w:rFonts w:ascii="Arial" w:hAnsi="Arial" w:cs="Arial"/>
          <w:i/>
          <w:iCs/>
        </w:rPr>
        <w:t>cache</w:t>
      </w:r>
      <w:r w:rsidRPr="001C2BE7">
        <w:rPr>
          <w:rFonts w:ascii="Arial" w:hAnsi="Arial" w:cs="Arial"/>
        </w:rPr>
        <w:t xml:space="preserve"> y </w:t>
      </w:r>
      <w:proofErr w:type="spellStart"/>
      <w:r w:rsidRPr="001C2BE7">
        <w:rPr>
          <w:rFonts w:ascii="Arial" w:hAnsi="Arial" w:cs="Arial"/>
          <w:i/>
          <w:iCs/>
        </w:rPr>
        <w:t>message</w:t>
      </w:r>
      <w:proofErr w:type="spellEnd"/>
      <w:r w:rsidRPr="001C2BE7">
        <w:rPr>
          <w:rFonts w:ascii="Arial" w:hAnsi="Arial" w:cs="Arial"/>
          <w:i/>
          <w:iCs/>
        </w:rPr>
        <w:t xml:space="preserve"> </w:t>
      </w:r>
      <w:proofErr w:type="spellStart"/>
      <w:r w:rsidRPr="001C2BE7">
        <w:rPr>
          <w:rFonts w:ascii="Arial" w:hAnsi="Arial" w:cs="Arial"/>
          <w:i/>
          <w:iCs/>
        </w:rPr>
        <w:t>broker</w:t>
      </w:r>
      <w:proofErr w:type="spellEnd"/>
      <w:r w:rsidRPr="001C2BE7">
        <w:rPr>
          <w:rFonts w:ascii="Arial" w:hAnsi="Arial" w:cs="Arial"/>
        </w:rPr>
        <w:t xml:space="preserve"> para microservicios. El uso de Redis </w:t>
      </w:r>
      <w:proofErr w:type="spellStart"/>
      <w:r w:rsidRPr="001C2BE7">
        <w:rPr>
          <w:rFonts w:ascii="Arial" w:hAnsi="Arial" w:cs="Arial"/>
          <w:i/>
          <w:iCs/>
        </w:rPr>
        <w:t>in-memory</w:t>
      </w:r>
      <w:proofErr w:type="spellEnd"/>
      <w:r w:rsidRPr="001C2BE7">
        <w:rPr>
          <w:rFonts w:ascii="Arial" w:hAnsi="Arial" w:cs="Arial"/>
        </w:rPr>
        <w:t xml:space="preserve"> aumenta directamente la demanda de RAM para mantener los datos de </w:t>
      </w:r>
      <w:r w:rsidRPr="001C2BE7">
        <w:rPr>
          <w:rFonts w:ascii="Arial" w:hAnsi="Arial" w:cs="Arial"/>
          <w:i/>
          <w:iCs/>
        </w:rPr>
        <w:t>cache</w:t>
      </w:r>
      <w:r w:rsidRPr="001C2BE7">
        <w:rPr>
          <w:rFonts w:ascii="Arial" w:hAnsi="Arial" w:cs="Arial"/>
        </w:rPr>
        <w:t xml:space="preserve"> y sesión.</w:t>
      </w:r>
    </w:p>
    <w:p w14:paraId="33EF2160" w14:textId="63217602" w:rsidR="003F7F69" w:rsidRPr="001C2BE7" w:rsidRDefault="005712C9" w:rsidP="00C857A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2797C">
        <w:rPr>
          <w:rFonts w:ascii="Arial" w:hAnsi="Arial" w:cs="Arial"/>
          <w:b/>
          <w:bCs/>
        </w:rPr>
        <w:t xml:space="preserve">Herramientas de </w:t>
      </w:r>
      <w:r w:rsidR="00F2797C">
        <w:rPr>
          <w:rFonts w:ascii="Arial" w:hAnsi="Arial" w:cs="Arial"/>
          <w:b/>
          <w:bCs/>
        </w:rPr>
        <w:t>b</w:t>
      </w:r>
      <w:r w:rsidRPr="00F2797C">
        <w:rPr>
          <w:rFonts w:ascii="Arial" w:hAnsi="Arial" w:cs="Arial"/>
          <w:b/>
          <w:bCs/>
        </w:rPr>
        <w:t xml:space="preserve">ases de </w:t>
      </w:r>
      <w:r w:rsidR="00F2797C">
        <w:rPr>
          <w:rFonts w:ascii="Arial" w:hAnsi="Arial" w:cs="Arial"/>
          <w:b/>
          <w:bCs/>
        </w:rPr>
        <w:t>d</w:t>
      </w:r>
      <w:r w:rsidRPr="00F2797C">
        <w:rPr>
          <w:rFonts w:ascii="Arial" w:hAnsi="Arial" w:cs="Arial"/>
          <w:b/>
          <w:bCs/>
        </w:rPr>
        <w:t>atos</w:t>
      </w:r>
      <w:r w:rsidR="001C2BE7" w:rsidRPr="00F2797C">
        <w:rPr>
          <w:rFonts w:ascii="Arial" w:hAnsi="Arial" w:cs="Arial"/>
          <w:b/>
          <w:bCs/>
        </w:rPr>
        <w:t xml:space="preserve"> (SQL </w:t>
      </w:r>
      <w:proofErr w:type="spellStart"/>
      <w:r w:rsidR="001C2BE7" w:rsidRPr="00F2797C">
        <w:rPr>
          <w:rFonts w:ascii="Arial" w:hAnsi="Arial" w:cs="Arial"/>
          <w:b/>
          <w:bCs/>
        </w:rPr>
        <w:t>Developer</w:t>
      </w:r>
      <w:proofErr w:type="spellEnd"/>
      <w:r w:rsidR="001C2BE7" w:rsidRPr="00F2797C">
        <w:rPr>
          <w:rFonts w:ascii="Arial" w:hAnsi="Arial" w:cs="Arial"/>
          <w:b/>
          <w:bCs/>
        </w:rPr>
        <w:t>)</w:t>
      </w:r>
      <w:r w:rsidRPr="00F2797C">
        <w:rPr>
          <w:rFonts w:ascii="Arial" w:hAnsi="Arial" w:cs="Arial"/>
          <w:b/>
          <w:bCs/>
        </w:rPr>
        <w:t>:</w:t>
      </w:r>
      <w:r w:rsidRPr="001C2BE7">
        <w:rPr>
          <w:rFonts w:ascii="Arial" w:hAnsi="Arial" w:cs="Arial"/>
        </w:rPr>
        <w:t xml:space="preserve"> Se </w:t>
      </w:r>
      <w:r w:rsidR="001C2BE7">
        <w:rPr>
          <w:rFonts w:ascii="Arial" w:hAnsi="Arial" w:cs="Arial"/>
        </w:rPr>
        <w:t>utiliza para la</w:t>
      </w:r>
      <w:r w:rsidRPr="001C2BE7">
        <w:rPr>
          <w:rFonts w:ascii="Arial" w:hAnsi="Arial" w:cs="Arial"/>
        </w:rPr>
        <w:t xml:space="preserve"> gestión de conexiones y consultas (incluyendo la </w:t>
      </w:r>
      <w:r w:rsidRPr="001C2BE7">
        <w:rPr>
          <w:rFonts w:ascii="Arial" w:hAnsi="Arial" w:cs="Arial"/>
          <w:i/>
          <w:iCs/>
        </w:rPr>
        <w:t xml:space="preserve">Extensión SQL </w:t>
      </w:r>
      <w:proofErr w:type="spellStart"/>
      <w:r w:rsidRPr="001C2BE7">
        <w:rPr>
          <w:rFonts w:ascii="Arial" w:hAnsi="Arial" w:cs="Arial"/>
          <w:i/>
          <w:iCs/>
        </w:rPr>
        <w:t>Developer</w:t>
      </w:r>
      <w:proofErr w:type="spellEnd"/>
      <w:r w:rsidRPr="001C2BE7">
        <w:rPr>
          <w:rFonts w:ascii="Arial" w:hAnsi="Arial" w:cs="Arial"/>
          <w:i/>
          <w:iCs/>
        </w:rPr>
        <w:t xml:space="preserve"> para </w:t>
      </w:r>
      <w:proofErr w:type="spellStart"/>
      <w:r w:rsidRPr="001C2BE7">
        <w:rPr>
          <w:rFonts w:ascii="Arial" w:hAnsi="Arial" w:cs="Arial"/>
          <w:i/>
          <w:iCs/>
        </w:rPr>
        <w:t>VSCode</w:t>
      </w:r>
      <w:proofErr w:type="spellEnd"/>
      <w:r w:rsidRPr="001C2BE7">
        <w:rPr>
          <w:rFonts w:ascii="Arial" w:hAnsi="Arial" w:cs="Arial"/>
        </w:rPr>
        <w:t>) necesita recursos estables de CPU y RAM.</w:t>
      </w:r>
    </w:p>
    <w:p w14:paraId="2A03F8DB" w14:textId="6BD0A6B8" w:rsidR="003F7F69" w:rsidRPr="001C2BE7" w:rsidRDefault="00DC2C3A" w:rsidP="00C857A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2797C">
        <w:rPr>
          <w:rFonts w:ascii="Arial" w:hAnsi="Arial" w:cs="Arial"/>
          <w:b/>
          <w:bCs/>
        </w:rPr>
        <w:t>Vue.js y Node.js:</w:t>
      </w:r>
      <w:r w:rsidRPr="001C2BE7">
        <w:rPr>
          <w:rFonts w:ascii="Arial" w:hAnsi="Arial" w:cs="Arial"/>
        </w:rPr>
        <w:t xml:space="preserve"> El desarrollo </w:t>
      </w:r>
      <w:proofErr w:type="spellStart"/>
      <w:r w:rsidRPr="001C2BE7">
        <w:rPr>
          <w:rFonts w:ascii="Arial" w:hAnsi="Arial" w:cs="Arial"/>
        </w:rPr>
        <w:t>frontend</w:t>
      </w:r>
      <w:proofErr w:type="spellEnd"/>
      <w:r w:rsidRPr="001C2BE7">
        <w:rPr>
          <w:rFonts w:ascii="Arial" w:hAnsi="Arial" w:cs="Arial"/>
        </w:rPr>
        <w:t xml:space="preserve"> se basa en Vue.js, un </w:t>
      </w:r>
      <w:proofErr w:type="spellStart"/>
      <w:r w:rsidRPr="001C2BE7">
        <w:rPr>
          <w:rFonts w:ascii="Arial" w:hAnsi="Arial" w:cs="Arial"/>
        </w:rPr>
        <w:t>framework</w:t>
      </w:r>
      <w:proofErr w:type="spellEnd"/>
      <w:r w:rsidRPr="001C2BE7">
        <w:rPr>
          <w:rFonts w:ascii="Arial" w:hAnsi="Arial" w:cs="Arial"/>
        </w:rPr>
        <w:t xml:space="preserve"> JavaScript progresivo, versátil y de alto rendimiento para construir interfaces de usuario web. Vue.js se ejecuta en el entorno de Node.js, un </w:t>
      </w:r>
      <w:proofErr w:type="spellStart"/>
      <w:r w:rsidRPr="001C2BE7">
        <w:rPr>
          <w:rFonts w:ascii="Arial" w:hAnsi="Arial" w:cs="Arial"/>
        </w:rPr>
        <w:t>runtime</w:t>
      </w:r>
      <w:proofErr w:type="spellEnd"/>
      <w:r w:rsidRPr="001C2BE7">
        <w:rPr>
          <w:rFonts w:ascii="Arial" w:hAnsi="Arial" w:cs="Arial"/>
        </w:rPr>
        <w:t xml:space="preserve"> JavaScript de código abierto y multiplataforma que permite a los desarrolladores crear aplicaciones web y herramientas de línea de comandos. Estas no requieren </w:t>
      </w:r>
      <w:r w:rsidR="003F7F69" w:rsidRPr="001C2BE7">
        <w:rPr>
          <w:rFonts w:ascii="Arial" w:hAnsi="Arial" w:cs="Arial"/>
        </w:rPr>
        <w:t xml:space="preserve">mayor consumo </w:t>
      </w:r>
      <w:r w:rsidRPr="001C2BE7">
        <w:rPr>
          <w:rFonts w:ascii="Arial" w:hAnsi="Arial" w:cs="Arial"/>
        </w:rPr>
        <w:t>de recursos.</w:t>
      </w:r>
    </w:p>
    <w:p w14:paraId="266EF84B" w14:textId="7CEBB662" w:rsidR="003F7F69" w:rsidRPr="001C2BE7" w:rsidRDefault="003F7F69" w:rsidP="00C857A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2797C">
        <w:rPr>
          <w:rFonts w:ascii="Arial" w:hAnsi="Arial" w:cs="Arial"/>
          <w:b/>
          <w:bCs/>
        </w:rPr>
        <w:t>Pruebas de API (</w:t>
      </w:r>
      <w:proofErr w:type="spellStart"/>
      <w:r w:rsidRPr="00F2797C">
        <w:rPr>
          <w:rFonts w:ascii="Arial" w:hAnsi="Arial" w:cs="Arial"/>
          <w:b/>
          <w:bCs/>
        </w:rPr>
        <w:t>Postman</w:t>
      </w:r>
      <w:proofErr w:type="spellEnd"/>
      <w:r w:rsidRPr="00F2797C">
        <w:rPr>
          <w:rFonts w:ascii="Arial" w:hAnsi="Arial" w:cs="Arial"/>
          <w:b/>
          <w:bCs/>
        </w:rPr>
        <w:t>):</w:t>
      </w:r>
      <w:r w:rsidRPr="001C2BE7">
        <w:rPr>
          <w:rFonts w:ascii="Arial" w:hAnsi="Arial" w:cs="Arial"/>
        </w:rPr>
        <w:t xml:space="preserve"> Es la plataforma líder de API utilizada para diseñar, construir, probar y observar </w:t>
      </w:r>
      <w:proofErr w:type="spellStart"/>
      <w:r w:rsidRPr="001C2BE7">
        <w:rPr>
          <w:rFonts w:ascii="Arial" w:hAnsi="Arial" w:cs="Arial"/>
        </w:rPr>
        <w:t>APIs</w:t>
      </w:r>
      <w:proofErr w:type="spellEnd"/>
      <w:r w:rsidRPr="001C2BE7">
        <w:rPr>
          <w:rFonts w:ascii="Arial" w:hAnsi="Arial" w:cs="Arial"/>
        </w:rPr>
        <w:t xml:space="preserve">. Las actividades de prueba incluyen el uso del API Client, </w:t>
      </w:r>
      <w:proofErr w:type="spellStart"/>
      <w:r w:rsidRPr="001C2BE7">
        <w:rPr>
          <w:rFonts w:ascii="Arial" w:hAnsi="Arial" w:cs="Arial"/>
        </w:rPr>
        <w:t>Collection</w:t>
      </w:r>
      <w:proofErr w:type="spellEnd"/>
      <w:r w:rsidRPr="001C2BE7">
        <w:rPr>
          <w:rFonts w:ascii="Arial" w:hAnsi="Arial" w:cs="Arial"/>
        </w:rPr>
        <w:t xml:space="preserve"> Runner para flujos de trabajo de API, y el </w:t>
      </w:r>
      <w:proofErr w:type="spellStart"/>
      <w:r w:rsidRPr="001C2BE7">
        <w:rPr>
          <w:rFonts w:ascii="Arial" w:hAnsi="Arial" w:cs="Arial"/>
        </w:rPr>
        <w:t>Postman</w:t>
      </w:r>
      <w:proofErr w:type="spellEnd"/>
      <w:r w:rsidRPr="001C2BE7">
        <w:rPr>
          <w:rFonts w:ascii="Arial" w:hAnsi="Arial" w:cs="Arial"/>
        </w:rPr>
        <w:t xml:space="preserve"> CLI para ejecuciones desde la línea de comandos. Esta no requiere mayor consumo de recursos.</w:t>
      </w:r>
    </w:p>
    <w:p w14:paraId="450EF9E4" w14:textId="77777777" w:rsidR="003F7F69" w:rsidRPr="001C2BE7" w:rsidRDefault="003F7F69" w:rsidP="00C857A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F2797C">
        <w:rPr>
          <w:rFonts w:ascii="Arial" w:hAnsi="Arial" w:cs="Arial"/>
          <w:b/>
          <w:bCs/>
        </w:rPr>
        <w:t>Navegación (Google Chrome):</w:t>
      </w:r>
      <w:r w:rsidRPr="001C2BE7">
        <w:rPr>
          <w:rFonts w:ascii="Arial" w:hAnsi="Arial" w:cs="Arial"/>
        </w:rPr>
        <w:t xml:space="preserve"> Se utiliza para la visualización y prueba de estas interfaces requiere un navegador que ofrezca velocidad, rendimiento optimizado y estabilidad, especialmente al operar simultáneamente con los múltiples microservicios de </w:t>
      </w:r>
      <w:proofErr w:type="spellStart"/>
      <w:r w:rsidRPr="001C2BE7">
        <w:rPr>
          <w:rFonts w:ascii="Arial" w:hAnsi="Arial" w:cs="Arial"/>
          <w:i/>
          <w:iCs/>
        </w:rPr>
        <w:t>backend</w:t>
      </w:r>
      <w:proofErr w:type="spellEnd"/>
      <w:r w:rsidRPr="001C2BE7">
        <w:rPr>
          <w:rFonts w:ascii="Arial" w:hAnsi="Arial" w:cs="Arial"/>
        </w:rPr>
        <w:t xml:space="preserve"> que consumen mucha memoria RAM.</w:t>
      </w:r>
    </w:p>
    <w:p w14:paraId="10D36146" w14:textId="25CD3761" w:rsidR="005712C9" w:rsidRPr="001C2BE7" w:rsidRDefault="005712C9" w:rsidP="00C857A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F2797C">
        <w:rPr>
          <w:rFonts w:ascii="Arial" w:hAnsi="Arial" w:cs="Arial"/>
          <w:b/>
          <w:bCs/>
        </w:rPr>
        <w:t>Entorno de</w:t>
      </w:r>
      <w:r w:rsidR="00F2797C">
        <w:rPr>
          <w:rFonts w:ascii="Arial" w:hAnsi="Arial" w:cs="Arial"/>
          <w:b/>
          <w:bCs/>
        </w:rPr>
        <w:t xml:space="preserve"> desarrollo</w:t>
      </w:r>
      <w:r w:rsidR="003F7F69" w:rsidRPr="00F2797C">
        <w:rPr>
          <w:rFonts w:ascii="Arial" w:hAnsi="Arial" w:cs="Arial"/>
          <w:b/>
          <w:bCs/>
        </w:rPr>
        <w:t xml:space="preserve"> (VS </w:t>
      </w:r>
      <w:proofErr w:type="spellStart"/>
      <w:r w:rsidR="003F7F69" w:rsidRPr="00F2797C">
        <w:rPr>
          <w:rFonts w:ascii="Arial" w:hAnsi="Arial" w:cs="Arial"/>
          <w:b/>
          <w:bCs/>
        </w:rPr>
        <w:t>Code</w:t>
      </w:r>
      <w:proofErr w:type="spellEnd"/>
      <w:r w:rsidR="003F7F69" w:rsidRPr="00F2797C">
        <w:rPr>
          <w:rFonts w:ascii="Arial" w:hAnsi="Arial" w:cs="Arial"/>
          <w:b/>
          <w:bCs/>
        </w:rPr>
        <w:t>)</w:t>
      </w:r>
      <w:r w:rsidRPr="00F2797C">
        <w:rPr>
          <w:rFonts w:ascii="Arial" w:hAnsi="Arial" w:cs="Arial"/>
          <w:b/>
          <w:bCs/>
        </w:rPr>
        <w:t>:</w:t>
      </w:r>
      <w:r w:rsidRPr="001C2BE7">
        <w:rPr>
          <w:rFonts w:ascii="Arial" w:hAnsi="Arial" w:cs="Arial"/>
        </w:rPr>
        <w:t xml:space="preserve"> Se utiliza Visual Studio </w:t>
      </w:r>
      <w:proofErr w:type="spellStart"/>
      <w:r w:rsidRPr="001C2BE7">
        <w:rPr>
          <w:rFonts w:ascii="Arial" w:hAnsi="Arial" w:cs="Arial"/>
        </w:rPr>
        <w:t>Code</w:t>
      </w:r>
      <w:proofErr w:type="spellEnd"/>
      <w:r w:rsidRPr="001C2BE7">
        <w:rPr>
          <w:rFonts w:ascii="Arial" w:hAnsi="Arial" w:cs="Arial"/>
        </w:rPr>
        <w:t xml:space="preserve">, que ofrece capacidades avanzadas como el modo </w:t>
      </w:r>
      <w:proofErr w:type="spellStart"/>
      <w:r w:rsidRPr="001C2BE7">
        <w:rPr>
          <w:rFonts w:ascii="Arial" w:hAnsi="Arial" w:cs="Arial"/>
          <w:i/>
          <w:iCs/>
        </w:rPr>
        <w:t>Agent</w:t>
      </w:r>
      <w:proofErr w:type="spellEnd"/>
      <w:r w:rsidRPr="001C2BE7">
        <w:rPr>
          <w:rFonts w:ascii="Arial" w:hAnsi="Arial" w:cs="Arial"/>
        </w:rPr>
        <w:t xml:space="preserve"> para tareas complejas de varios pasos, que lee la base de código, sugiere ediciones y ejecuta comandos de terminal en un bucle. Estas características de IA requieren alta capacidad de </w:t>
      </w:r>
      <w:r w:rsidR="003F7F69" w:rsidRPr="001C2BE7">
        <w:rPr>
          <w:rFonts w:ascii="Arial" w:hAnsi="Arial" w:cs="Arial"/>
        </w:rPr>
        <w:t>CPU</w:t>
      </w:r>
      <w:r w:rsidRPr="001C2BE7">
        <w:rPr>
          <w:rFonts w:ascii="Arial" w:hAnsi="Arial" w:cs="Arial"/>
        </w:rPr>
        <w:t>.</w:t>
      </w:r>
    </w:p>
    <w:p w14:paraId="59B3E8A2" w14:textId="3108A3D5" w:rsidR="00CC4E90" w:rsidRDefault="005712C9" w:rsidP="00C857A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2797C">
        <w:rPr>
          <w:rFonts w:ascii="Arial" w:hAnsi="Arial" w:cs="Arial"/>
          <w:b/>
          <w:bCs/>
        </w:rPr>
        <w:t>Estabilidad del IDE</w:t>
      </w:r>
      <w:r w:rsidR="003F7F69" w:rsidRPr="00F2797C">
        <w:rPr>
          <w:rFonts w:ascii="Arial" w:hAnsi="Arial" w:cs="Arial"/>
          <w:b/>
          <w:bCs/>
        </w:rPr>
        <w:t xml:space="preserve"> (IntelliJ)</w:t>
      </w:r>
      <w:r w:rsidRPr="00F2797C">
        <w:rPr>
          <w:rFonts w:ascii="Arial" w:hAnsi="Arial" w:cs="Arial"/>
          <w:b/>
          <w:bCs/>
        </w:rPr>
        <w:t>:</w:t>
      </w:r>
      <w:r w:rsidRPr="001C2BE7">
        <w:rPr>
          <w:rFonts w:ascii="Arial" w:hAnsi="Arial" w:cs="Arial"/>
        </w:rPr>
        <w:t xml:space="preserve"> </w:t>
      </w:r>
      <w:r w:rsidR="00CC4E90" w:rsidRPr="001C2BE7">
        <w:rPr>
          <w:rFonts w:ascii="Arial" w:hAnsi="Arial" w:cs="Arial"/>
        </w:rPr>
        <w:t>Al momento del desarrollo y en base la</w:t>
      </w:r>
      <w:r w:rsidRPr="001C2BE7">
        <w:rPr>
          <w:rFonts w:ascii="Arial" w:hAnsi="Arial" w:cs="Arial"/>
        </w:rPr>
        <w:t xml:space="preserve"> experiencia</w:t>
      </w:r>
      <w:r w:rsidR="00CC4E90" w:rsidRPr="001C2BE7">
        <w:rPr>
          <w:rFonts w:ascii="Arial" w:hAnsi="Arial" w:cs="Arial"/>
        </w:rPr>
        <w:t xml:space="preserve"> se</w:t>
      </w:r>
      <w:r w:rsidRPr="001C2BE7">
        <w:rPr>
          <w:rFonts w:ascii="Arial" w:hAnsi="Arial" w:cs="Arial"/>
        </w:rPr>
        <w:t xml:space="preserve"> ha demostrado que el IDE es propenso a fallar con 16 GB de RAM. Esto subraya la necesidad de un búfer de memoria amplio para que el IDE se ejecute sin cerrar la aplicación de manera inesperada.</w:t>
      </w:r>
      <w:r w:rsidR="00CC4E90" w:rsidRPr="001C2BE7">
        <w:rPr>
          <w:rFonts w:ascii="Arial" w:hAnsi="Arial" w:cs="Arial"/>
        </w:rPr>
        <w:t xml:space="preserve"> necesita recursos estables de memoria RAM.</w:t>
      </w:r>
    </w:p>
    <w:p w14:paraId="3DBAFF9E" w14:textId="77777777" w:rsidR="001C2BE7" w:rsidRPr="001C2BE7" w:rsidRDefault="001C2BE7" w:rsidP="001C2BE7">
      <w:pPr>
        <w:pStyle w:val="Prrafodelista"/>
        <w:jc w:val="both"/>
        <w:rPr>
          <w:rFonts w:ascii="Arial" w:hAnsi="Arial" w:cs="Arial"/>
        </w:rPr>
      </w:pPr>
    </w:p>
    <w:p w14:paraId="23208CCF" w14:textId="3F4AF949" w:rsidR="005712C9" w:rsidRPr="005712C9" w:rsidRDefault="005712C9" w:rsidP="005712C9">
      <w:pPr>
        <w:rPr>
          <w:rFonts w:ascii="Arial" w:hAnsi="Arial" w:cs="Arial"/>
          <w:b/>
          <w:bCs/>
        </w:rPr>
      </w:pPr>
      <w:r w:rsidRPr="005712C9">
        <w:rPr>
          <w:rFonts w:ascii="Arial" w:hAnsi="Arial" w:cs="Arial"/>
          <w:b/>
          <w:bCs/>
        </w:rPr>
        <w:t xml:space="preserve">III. Especificaciones </w:t>
      </w:r>
      <w:r w:rsidR="001C2BE7" w:rsidRPr="001C2BE7">
        <w:rPr>
          <w:rFonts w:ascii="Arial" w:hAnsi="Arial" w:cs="Arial"/>
          <w:b/>
          <w:bCs/>
        </w:rPr>
        <w:t>t</w:t>
      </w:r>
      <w:r w:rsidRPr="005712C9">
        <w:rPr>
          <w:rFonts w:ascii="Arial" w:hAnsi="Arial" w:cs="Arial"/>
          <w:b/>
          <w:bCs/>
        </w:rPr>
        <w:t xml:space="preserve">écnicas </w:t>
      </w:r>
      <w:r w:rsidR="001C2BE7" w:rsidRPr="001C2BE7">
        <w:rPr>
          <w:rFonts w:ascii="Arial" w:hAnsi="Arial" w:cs="Arial"/>
          <w:b/>
          <w:bCs/>
        </w:rPr>
        <w:t>r</w:t>
      </w:r>
      <w:r w:rsidRPr="005712C9">
        <w:rPr>
          <w:rFonts w:ascii="Arial" w:hAnsi="Arial" w:cs="Arial"/>
          <w:b/>
          <w:bCs/>
        </w:rPr>
        <w:t>equeridas</w:t>
      </w:r>
    </w:p>
    <w:p w14:paraId="47F806BC" w14:textId="1A5959C2" w:rsidR="005712C9" w:rsidRPr="005712C9" w:rsidRDefault="00F2797C" w:rsidP="00F45E0C">
      <w:pPr>
        <w:jc w:val="both"/>
        <w:rPr>
          <w:rFonts w:ascii="Arial" w:hAnsi="Arial" w:cs="Arial"/>
        </w:rPr>
      </w:pPr>
      <w:r w:rsidRPr="00F2797C">
        <w:rPr>
          <w:rFonts w:ascii="Arial" w:hAnsi="Arial" w:cs="Arial"/>
        </w:rPr>
        <w:t xml:space="preserve">Las especificaciones deben superar el límite actual de 16 GB RAM para garantizar la estabilidad operativa y la eficiencia del desarrollo con tecnologías mencionadas ejecutándose en paralelo (múltiples microservicios </w:t>
      </w:r>
      <w:proofErr w:type="spellStart"/>
      <w:r w:rsidRPr="00F2797C">
        <w:rPr>
          <w:rFonts w:ascii="Arial" w:hAnsi="Arial" w:cs="Arial"/>
        </w:rPr>
        <w:t>Quarkus</w:t>
      </w:r>
      <w:proofErr w:type="spellEnd"/>
      <w:r w:rsidRPr="00F2797C">
        <w:rPr>
          <w:rFonts w:ascii="Arial" w:hAnsi="Arial" w:cs="Arial"/>
        </w:rPr>
        <w:t xml:space="preserve">, servicios en memoria de Redis, entornos de automatización KIE, </w:t>
      </w:r>
      <w:proofErr w:type="spellStart"/>
      <w:r w:rsidRPr="00F2797C">
        <w:rPr>
          <w:rFonts w:ascii="Arial" w:hAnsi="Arial" w:cs="Arial"/>
        </w:rPr>
        <w:t>IDEs</w:t>
      </w:r>
      <w:proofErr w:type="spellEnd"/>
      <w:r w:rsidRPr="00F2797C">
        <w:rPr>
          <w:rFonts w:ascii="Arial" w:hAnsi="Arial" w:cs="Arial"/>
        </w:rPr>
        <w:t xml:space="preserve"> avanzados y herramientas de </w:t>
      </w:r>
      <w:proofErr w:type="spellStart"/>
      <w:r w:rsidRPr="00F2797C">
        <w:rPr>
          <w:rFonts w:ascii="Arial" w:hAnsi="Arial" w:cs="Arial"/>
        </w:rPr>
        <w:t>testing</w:t>
      </w:r>
      <w:proofErr w:type="spellEnd"/>
      <w:r w:rsidRPr="00F2797C">
        <w:rPr>
          <w:rFonts w:ascii="Arial" w:hAnsi="Arial" w:cs="Arial"/>
        </w:rPr>
        <w:t xml:space="preserve"> </w:t>
      </w:r>
      <w:proofErr w:type="spellStart"/>
      <w:r w:rsidRPr="00F2797C">
        <w:rPr>
          <w:rFonts w:ascii="Arial" w:hAnsi="Arial" w:cs="Arial"/>
        </w:rPr>
        <w:t>Postman</w:t>
      </w:r>
      <w:proofErr w:type="spellEnd"/>
      <w:r w:rsidRPr="00F2797C">
        <w:rPr>
          <w:rFonts w:ascii="Arial" w:hAnsi="Arial" w:cs="Arial"/>
        </w:rPr>
        <w:t>), a continuación, se proponen las siguientes especificaciones técnicas mínimas y recomendadas para los equipos PC portátiles: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58"/>
        <w:gridCol w:w="1861"/>
        <w:gridCol w:w="3764"/>
      </w:tblGrid>
      <w:tr w:rsidR="00734029" w:rsidRPr="00734029" w14:paraId="5F428658" w14:textId="77777777" w:rsidTr="00F45E0C">
        <w:tc>
          <w:tcPr>
            <w:tcW w:w="0" w:type="auto"/>
            <w:shd w:val="clear" w:color="auto" w:fill="FFFFFF"/>
            <w:vAlign w:val="center"/>
            <w:hideMark/>
          </w:tcPr>
          <w:p w14:paraId="11273018" w14:textId="77777777" w:rsidR="005712C9" w:rsidRPr="005712C9" w:rsidRDefault="005712C9" w:rsidP="00F45E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b/>
                <w:bCs/>
                <w:lang w:eastAsia="es-ES"/>
                <w14:ligatures w14:val="none"/>
              </w:rPr>
              <w:t>Componente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6CBB5F" w14:textId="77777777" w:rsidR="005712C9" w:rsidRPr="005712C9" w:rsidRDefault="005712C9" w:rsidP="00F45E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b/>
                <w:bCs/>
                <w:lang w:eastAsia="es-ES"/>
                <w14:ligatures w14:val="none"/>
              </w:rPr>
              <w:t>Mínimo Viable (Para Estabilidad)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5CFD43" w14:textId="77777777" w:rsidR="005712C9" w:rsidRPr="005712C9" w:rsidRDefault="005712C9" w:rsidP="00F45E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b/>
                <w:bCs/>
                <w:lang w:eastAsia="es-ES"/>
                <w14:ligatures w14:val="none"/>
              </w:rPr>
              <w:t>Recomendado (Para Máximo Rendimiento y Longevidad)</w:t>
            </w:r>
          </w:p>
        </w:tc>
        <w:tc>
          <w:tcPr>
            <w:tcW w:w="3764" w:type="dxa"/>
            <w:shd w:val="clear" w:color="auto" w:fill="FFFFFF"/>
            <w:vAlign w:val="center"/>
            <w:hideMark/>
          </w:tcPr>
          <w:p w14:paraId="376CAD56" w14:textId="46E4EB02" w:rsidR="005712C9" w:rsidRPr="005712C9" w:rsidRDefault="005712C9" w:rsidP="00F45E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b/>
                <w:bCs/>
                <w:lang w:eastAsia="es-ES"/>
                <w14:ligatures w14:val="none"/>
              </w:rPr>
              <w:t>Justificación Técnica</w:t>
            </w:r>
          </w:p>
        </w:tc>
      </w:tr>
      <w:tr w:rsidR="00734029" w:rsidRPr="00734029" w14:paraId="679B7017" w14:textId="77777777" w:rsidTr="00F45E0C">
        <w:tc>
          <w:tcPr>
            <w:tcW w:w="0" w:type="auto"/>
            <w:shd w:val="clear" w:color="auto" w:fill="FFFFFF"/>
            <w:vAlign w:val="center"/>
            <w:hideMark/>
          </w:tcPr>
          <w:p w14:paraId="1628D076" w14:textId="77777777" w:rsidR="005712C9" w:rsidRPr="005712C9" w:rsidRDefault="005712C9" w:rsidP="005712C9">
            <w:pPr>
              <w:spacing w:after="0" w:line="240" w:lineRule="auto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lastRenderedPageBreak/>
              <w:t>Memoria RAM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D20753" w14:textId="77777777" w:rsidR="005712C9" w:rsidRPr="005712C9" w:rsidRDefault="005712C9" w:rsidP="005712C9">
            <w:pPr>
              <w:spacing w:after="0" w:line="240" w:lineRule="auto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32 GB DDR4/DDR5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6FC76E" w14:textId="77777777" w:rsidR="005712C9" w:rsidRPr="005712C9" w:rsidRDefault="005712C9" w:rsidP="005712C9">
            <w:pPr>
              <w:spacing w:after="0" w:line="240" w:lineRule="auto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64 GB DDR4/DDR5 de alta velocidad</w:t>
            </w:r>
          </w:p>
        </w:tc>
        <w:tc>
          <w:tcPr>
            <w:tcW w:w="3764" w:type="dxa"/>
            <w:shd w:val="clear" w:color="auto" w:fill="FFFFFF"/>
            <w:vAlign w:val="center"/>
            <w:hideMark/>
          </w:tcPr>
          <w:p w14:paraId="05429D5B" w14:textId="4A6CF6FC" w:rsidR="005712C9" w:rsidRPr="005712C9" w:rsidRDefault="005712C9" w:rsidP="00F45E0C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Se requiere significativamente más de 16 GB para ejecutar simultáneamente múltiples microservicios (</w:t>
            </w:r>
            <w:proofErr w:type="spellStart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Quarkus</w:t>
            </w:r>
            <w:proofErr w:type="spellEnd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 xml:space="preserve">, KIE, Kafka, Redis) y el IDE (IntelliJ/VS </w:t>
            </w:r>
            <w:proofErr w:type="spellStart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Code</w:t>
            </w:r>
            <w:proofErr w:type="spellEnd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 xml:space="preserve">). 64 GB elimina la inestabilidad actual y permite un </w:t>
            </w:r>
            <w:proofErr w:type="spellStart"/>
            <w:r w:rsidRPr="005712C9">
              <w:rPr>
                <w:rFonts w:ascii="Arial" w:eastAsia="Times New Roman" w:hAnsi="Arial" w:cs="Arial"/>
                <w:i/>
                <w:iCs/>
                <w:lang w:eastAsia="es-ES"/>
                <w14:ligatures w14:val="none"/>
              </w:rPr>
              <w:t>caching</w:t>
            </w:r>
            <w:proofErr w:type="spellEnd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 xml:space="preserve"> eficiente de Redis.</w:t>
            </w:r>
          </w:p>
        </w:tc>
      </w:tr>
      <w:tr w:rsidR="00734029" w:rsidRPr="00734029" w14:paraId="1AC1C52A" w14:textId="77777777" w:rsidTr="00F45E0C">
        <w:tc>
          <w:tcPr>
            <w:tcW w:w="0" w:type="auto"/>
            <w:shd w:val="clear" w:color="auto" w:fill="FFFFFF"/>
            <w:vAlign w:val="center"/>
            <w:hideMark/>
          </w:tcPr>
          <w:p w14:paraId="51281FDC" w14:textId="77777777" w:rsidR="005712C9" w:rsidRPr="005712C9" w:rsidRDefault="005712C9" w:rsidP="005712C9">
            <w:pPr>
              <w:spacing w:after="0" w:line="240" w:lineRule="auto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Procesador (CPU)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5B1E48" w14:textId="77777777" w:rsidR="005712C9" w:rsidRPr="005712C9" w:rsidRDefault="005712C9" w:rsidP="005712C9">
            <w:pPr>
              <w:spacing w:after="0" w:line="240" w:lineRule="auto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Intel Core i7 (última generación) o AMD Ryzen 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A55E16" w14:textId="77777777" w:rsidR="005712C9" w:rsidRPr="005712C9" w:rsidRDefault="005712C9" w:rsidP="005712C9">
            <w:pPr>
              <w:spacing w:after="0" w:line="240" w:lineRule="auto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Intel Core i9 o AMD Ryzen 9 (última generación) con alto número de núcleos/hilos</w:t>
            </w:r>
          </w:p>
        </w:tc>
        <w:tc>
          <w:tcPr>
            <w:tcW w:w="3764" w:type="dxa"/>
            <w:shd w:val="clear" w:color="auto" w:fill="FFFFFF"/>
            <w:vAlign w:val="center"/>
            <w:hideMark/>
          </w:tcPr>
          <w:p w14:paraId="00175919" w14:textId="77777777" w:rsidR="005712C9" w:rsidRPr="005712C9" w:rsidRDefault="005712C9" w:rsidP="00F45E0C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Alto rendimiento necesario para compilación, ejecución concurrente de múltiples microservicios (</w:t>
            </w:r>
            <w:proofErr w:type="spellStart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Quarkus</w:t>
            </w:r>
            <w:proofErr w:type="spellEnd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 xml:space="preserve">) y soporte para funciones avanzadas de IA en el editor de código (VS </w:t>
            </w:r>
            <w:proofErr w:type="spellStart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Code</w:t>
            </w:r>
            <w:proofErr w:type="spellEnd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 xml:space="preserve"> </w:t>
            </w:r>
            <w:proofErr w:type="spellStart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Agent</w:t>
            </w:r>
            <w:proofErr w:type="spellEnd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).</w:t>
            </w:r>
          </w:p>
        </w:tc>
      </w:tr>
      <w:tr w:rsidR="00734029" w:rsidRPr="00734029" w14:paraId="2EF9604A" w14:textId="77777777" w:rsidTr="00F45E0C">
        <w:tc>
          <w:tcPr>
            <w:tcW w:w="0" w:type="auto"/>
            <w:shd w:val="clear" w:color="auto" w:fill="FFFFFF"/>
            <w:vAlign w:val="center"/>
            <w:hideMark/>
          </w:tcPr>
          <w:p w14:paraId="16B58EC4" w14:textId="77777777" w:rsidR="005712C9" w:rsidRPr="005712C9" w:rsidRDefault="005712C9" w:rsidP="005712C9">
            <w:pPr>
              <w:spacing w:after="0" w:line="240" w:lineRule="auto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Almacenamiento (SSD)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32A049" w14:textId="77777777" w:rsidR="005712C9" w:rsidRPr="005712C9" w:rsidRDefault="005712C9" w:rsidP="005712C9">
            <w:pPr>
              <w:spacing w:after="0" w:line="240" w:lineRule="auto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 xml:space="preserve">512 GB </w:t>
            </w:r>
            <w:proofErr w:type="spellStart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NVMe</w:t>
            </w:r>
            <w:proofErr w:type="spellEnd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 xml:space="preserve"> SSD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3BFB5F" w14:textId="77777777" w:rsidR="005712C9" w:rsidRPr="005712C9" w:rsidRDefault="005712C9" w:rsidP="005712C9">
            <w:pPr>
              <w:spacing w:after="0" w:line="240" w:lineRule="auto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 xml:space="preserve">1 TB </w:t>
            </w:r>
            <w:proofErr w:type="spellStart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NVMe</w:t>
            </w:r>
            <w:proofErr w:type="spellEnd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 xml:space="preserve"> SSD de alta velocidad</w:t>
            </w:r>
          </w:p>
        </w:tc>
        <w:tc>
          <w:tcPr>
            <w:tcW w:w="3764" w:type="dxa"/>
            <w:shd w:val="clear" w:color="auto" w:fill="FFFFFF"/>
            <w:vAlign w:val="center"/>
            <w:hideMark/>
          </w:tcPr>
          <w:p w14:paraId="23271FBD" w14:textId="77777777" w:rsidR="005712C9" w:rsidRPr="005712C9" w:rsidRDefault="005712C9" w:rsidP="00F45E0C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 xml:space="preserve">Necesario para arranques rápidos del sistema operativo y las aplicaciones, y para manejar grandes volúmenes de datos de proyectos/dependencias. El rendimiento de E/S soporta el enfoque de </w:t>
            </w:r>
            <w:proofErr w:type="spellStart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Quarkus</w:t>
            </w:r>
            <w:proofErr w:type="spellEnd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 xml:space="preserve"> en tiempos de arranque rápidos.</w:t>
            </w:r>
          </w:p>
        </w:tc>
      </w:tr>
      <w:tr w:rsidR="00734029" w:rsidRPr="00734029" w14:paraId="6813207F" w14:textId="77777777" w:rsidTr="00F45E0C">
        <w:tc>
          <w:tcPr>
            <w:tcW w:w="0" w:type="auto"/>
            <w:shd w:val="clear" w:color="auto" w:fill="FFFFFF"/>
            <w:vAlign w:val="center"/>
            <w:hideMark/>
          </w:tcPr>
          <w:p w14:paraId="2FEFCD6D" w14:textId="77777777" w:rsidR="005712C9" w:rsidRPr="005712C9" w:rsidRDefault="005712C9" w:rsidP="005712C9">
            <w:pPr>
              <w:spacing w:after="0" w:line="240" w:lineRule="auto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Sistema Operativo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A8A092" w14:textId="05E7B945" w:rsidR="005712C9" w:rsidRPr="005712C9" w:rsidRDefault="005712C9" w:rsidP="005712C9">
            <w:pPr>
              <w:spacing w:after="0" w:line="240" w:lineRule="auto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 xml:space="preserve">Windows 10/11 Profesional </w:t>
            </w:r>
            <w:r w:rsidR="00C012E8"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 xml:space="preserve">(64-bit) 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24CFF0" w14:textId="25BB3F18" w:rsidR="005712C9" w:rsidRPr="005712C9" w:rsidRDefault="005712C9" w:rsidP="005712C9">
            <w:pPr>
              <w:spacing w:after="0" w:line="240" w:lineRule="auto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 xml:space="preserve">Windows 11 Profesional (64-bit) </w:t>
            </w:r>
          </w:p>
        </w:tc>
        <w:tc>
          <w:tcPr>
            <w:tcW w:w="3764" w:type="dxa"/>
            <w:shd w:val="clear" w:color="auto" w:fill="FFFFFF"/>
            <w:vAlign w:val="center"/>
            <w:hideMark/>
          </w:tcPr>
          <w:p w14:paraId="444A0E4B" w14:textId="7EB2330A" w:rsidR="005712C9" w:rsidRPr="005712C9" w:rsidRDefault="005712C9" w:rsidP="00F45E0C">
            <w:pPr>
              <w:spacing w:after="0" w:line="240" w:lineRule="auto"/>
              <w:jc w:val="both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Debe ser compatible con las</w:t>
            </w:r>
            <w:r w:rsidR="00C012E8" w:rsidRPr="00734029">
              <w:rPr>
                <w:rFonts w:ascii="Arial" w:eastAsia="Times New Roman" w:hAnsi="Arial" w:cs="Arial"/>
                <w:lang w:eastAsia="es-ES"/>
                <w14:ligatures w14:val="none"/>
              </w:rPr>
              <w:t xml:space="preserve"> herramientas y tecnologías nates mencionadas</w:t>
            </w: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.</w:t>
            </w:r>
          </w:p>
        </w:tc>
      </w:tr>
      <w:tr w:rsidR="00734029" w:rsidRPr="00734029" w14:paraId="0410F218" w14:textId="77777777" w:rsidTr="00F45E0C">
        <w:tc>
          <w:tcPr>
            <w:tcW w:w="0" w:type="auto"/>
            <w:shd w:val="clear" w:color="auto" w:fill="FFFFFF"/>
            <w:vAlign w:val="center"/>
            <w:hideMark/>
          </w:tcPr>
          <w:p w14:paraId="40D28C64" w14:textId="77777777" w:rsidR="005712C9" w:rsidRPr="005712C9" w:rsidRDefault="005712C9" w:rsidP="005712C9">
            <w:pPr>
              <w:spacing w:after="0" w:line="240" w:lineRule="auto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Pantalla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60B384" w14:textId="77777777" w:rsidR="005712C9" w:rsidRPr="005712C9" w:rsidRDefault="005712C9" w:rsidP="005712C9">
            <w:pPr>
              <w:spacing w:after="0" w:line="240" w:lineRule="auto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14-15 pulgadas, resolución Full HD (1920x1080)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D3AAF7" w14:textId="77777777" w:rsidR="005712C9" w:rsidRPr="005712C9" w:rsidRDefault="005712C9" w:rsidP="005712C9">
            <w:pPr>
              <w:spacing w:after="0" w:line="240" w:lineRule="auto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15-16 pulgadas, alta resolución (QHD o superior)</w:t>
            </w:r>
          </w:p>
        </w:tc>
        <w:tc>
          <w:tcPr>
            <w:tcW w:w="3764" w:type="dxa"/>
            <w:shd w:val="clear" w:color="auto" w:fill="FFFFFF"/>
            <w:vAlign w:val="center"/>
            <w:hideMark/>
          </w:tcPr>
          <w:p w14:paraId="3352A1AB" w14:textId="77777777" w:rsidR="005712C9" w:rsidRPr="005712C9" w:rsidRDefault="005712C9" w:rsidP="005712C9">
            <w:pPr>
              <w:spacing w:after="0" w:line="240" w:lineRule="auto"/>
              <w:rPr>
                <w:rFonts w:ascii="Arial" w:eastAsia="Times New Roman" w:hAnsi="Arial" w:cs="Arial"/>
                <w:lang w:eastAsia="es-ES"/>
                <w14:ligatures w14:val="none"/>
              </w:rPr>
            </w:pPr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 xml:space="preserve">Necesario para la productividad y el manejo de múltiples ventanas de código, terminales e </w:t>
            </w:r>
            <w:proofErr w:type="spellStart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IDEs</w:t>
            </w:r>
            <w:proofErr w:type="spellEnd"/>
            <w:r w:rsidRPr="005712C9">
              <w:rPr>
                <w:rFonts w:ascii="Arial" w:eastAsia="Times New Roman" w:hAnsi="Arial" w:cs="Arial"/>
                <w:lang w:eastAsia="es-ES"/>
                <w14:ligatures w14:val="none"/>
              </w:rPr>
              <w:t>.</w:t>
            </w:r>
          </w:p>
        </w:tc>
      </w:tr>
    </w:tbl>
    <w:p w14:paraId="35B8D3C6" w14:textId="77777777" w:rsidR="005712C9" w:rsidRDefault="005712C9">
      <w:pPr>
        <w:rPr>
          <w:rFonts w:ascii="Arial" w:hAnsi="Arial" w:cs="Arial"/>
        </w:rPr>
      </w:pPr>
    </w:p>
    <w:p w14:paraId="1797A5BB" w14:textId="77777777" w:rsidR="005712C9" w:rsidRPr="005712C9" w:rsidRDefault="005712C9" w:rsidP="005712C9">
      <w:pPr>
        <w:rPr>
          <w:rFonts w:ascii="Arial" w:hAnsi="Arial" w:cs="Arial"/>
          <w:b/>
          <w:bCs/>
        </w:rPr>
      </w:pPr>
      <w:r w:rsidRPr="005712C9">
        <w:rPr>
          <w:rFonts w:ascii="Arial" w:hAnsi="Arial" w:cs="Arial"/>
          <w:b/>
          <w:bCs/>
        </w:rPr>
        <w:t>IV. Conclusión y Recomendación</w:t>
      </w:r>
    </w:p>
    <w:p w14:paraId="2FBDA6E4" w14:textId="2540F332" w:rsidR="005712C9" w:rsidRPr="001C2BE7" w:rsidRDefault="00C012E8" w:rsidP="005A1808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1C2BE7">
        <w:rPr>
          <w:rFonts w:ascii="Arial" w:hAnsi="Arial" w:cs="Arial"/>
        </w:rPr>
        <w:t xml:space="preserve">El desarrollo </w:t>
      </w:r>
      <w:r w:rsidR="00EE3A45">
        <w:rPr>
          <w:rFonts w:ascii="Arial" w:hAnsi="Arial" w:cs="Arial"/>
        </w:rPr>
        <w:t xml:space="preserve">de la solución tecnológica “Sistema de Gestión de Anexos”, </w:t>
      </w:r>
      <w:del w:id="11" w:author="Anchundia Valencia, Carlos Eduardo" w:date="2025-12-04T14:59:00Z" w16du:dateUtc="2025-12-04T19:59:00Z">
        <w:r w:rsidR="00EE3A45" w:rsidDel="00153B4F">
          <w:rPr>
            <w:rFonts w:ascii="Arial" w:hAnsi="Arial" w:cs="Arial"/>
          </w:rPr>
          <w:delText>empleando la</w:delText>
        </w:r>
      </w:del>
      <w:ins w:id="12" w:author="Anchundia Valencia, Carlos Eduardo" w:date="2025-12-04T14:59:00Z" w16du:dateUtc="2025-12-04T19:59:00Z">
        <w:r w:rsidR="00153B4F">
          <w:rPr>
            <w:rFonts w:ascii="Arial" w:hAnsi="Arial" w:cs="Arial"/>
          </w:rPr>
          <w:t>con</w:t>
        </w:r>
      </w:ins>
      <w:r w:rsidR="00EE3A45">
        <w:rPr>
          <w:rFonts w:ascii="Arial" w:hAnsi="Arial" w:cs="Arial"/>
        </w:rPr>
        <w:t xml:space="preserve"> arquitectura resiliente</w:t>
      </w:r>
      <w:del w:id="13" w:author="Anchundia Valencia, Carlos Eduardo" w:date="2025-12-04T14:59:00Z" w16du:dateUtc="2025-12-04T19:59:00Z">
        <w:r w:rsidR="00EE3A45" w:rsidDel="00153B4F">
          <w:rPr>
            <w:rFonts w:ascii="Arial" w:hAnsi="Arial" w:cs="Arial"/>
          </w:rPr>
          <w:delText>,</w:delText>
        </w:r>
      </w:del>
      <w:r w:rsidR="00EE3A45">
        <w:rPr>
          <w:rFonts w:ascii="Arial" w:hAnsi="Arial" w:cs="Arial"/>
        </w:rPr>
        <w:t xml:space="preserve"> basada en</w:t>
      </w:r>
      <w:r w:rsidR="005712C9" w:rsidRPr="001C2BE7">
        <w:rPr>
          <w:rFonts w:ascii="Arial" w:hAnsi="Arial" w:cs="Arial"/>
        </w:rPr>
        <w:t xml:space="preserve"> microservicios</w:t>
      </w:r>
      <w:ins w:id="14" w:author="Anchundia Valencia, Carlos Eduardo" w:date="2025-12-04T14:59:00Z" w16du:dateUtc="2025-12-04T19:59:00Z">
        <w:r w:rsidR="00153B4F">
          <w:rPr>
            <w:rFonts w:ascii="Arial" w:hAnsi="Arial" w:cs="Arial"/>
          </w:rPr>
          <w:t xml:space="preserve"> y</w:t>
        </w:r>
      </w:ins>
      <w:del w:id="15" w:author="Anchundia Valencia, Carlos Eduardo" w:date="2025-12-04T14:59:00Z" w16du:dateUtc="2025-12-04T19:59:00Z">
        <w:r w:rsidR="00EE3A45" w:rsidDel="00153B4F">
          <w:rPr>
            <w:rFonts w:ascii="Arial" w:hAnsi="Arial" w:cs="Arial"/>
          </w:rPr>
          <w:delText>,</w:delText>
        </w:r>
      </w:del>
      <w:r w:rsidR="00EE3A45">
        <w:rPr>
          <w:rFonts w:ascii="Arial" w:hAnsi="Arial" w:cs="Arial"/>
        </w:rPr>
        <w:t xml:space="preserve"> eventos </w:t>
      </w:r>
      <w:del w:id="16" w:author="Anchundia Valencia, Carlos Eduardo" w:date="2025-12-04T14:59:00Z" w16du:dateUtc="2025-12-04T19:59:00Z">
        <w:r w:rsidR="00EE3A45" w:rsidDel="00153B4F">
          <w:rPr>
            <w:rFonts w:ascii="Arial" w:hAnsi="Arial" w:cs="Arial"/>
          </w:rPr>
          <w:delText>entre otros</w:delText>
        </w:r>
      </w:del>
      <w:r w:rsidR="00EE3A45">
        <w:rPr>
          <w:rFonts w:ascii="Arial" w:hAnsi="Arial" w:cs="Arial"/>
        </w:rPr>
        <w:t>,</w:t>
      </w:r>
      <w:r w:rsidR="005712C9" w:rsidRPr="001C2BE7">
        <w:rPr>
          <w:rFonts w:ascii="Arial" w:hAnsi="Arial" w:cs="Arial"/>
        </w:rPr>
        <w:t xml:space="preserve"> </w:t>
      </w:r>
      <w:r w:rsidR="00EE3A45">
        <w:rPr>
          <w:rFonts w:ascii="Arial" w:hAnsi="Arial" w:cs="Arial"/>
        </w:rPr>
        <w:t xml:space="preserve">expone la criticidad del uso de las computadoras asignadas de </w:t>
      </w:r>
      <w:r w:rsidR="005712C9" w:rsidRPr="001C2BE7">
        <w:rPr>
          <w:rFonts w:ascii="Arial" w:hAnsi="Arial" w:cs="Arial"/>
        </w:rPr>
        <w:t>16</w:t>
      </w:r>
      <w:r w:rsidR="00EE3A45">
        <w:rPr>
          <w:rFonts w:ascii="Arial" w:hAnsi="Arial" w:cs="Arial"/>
        </w:rPr>
        <w:t xml:space="preserve"> </w:t>
      </w:r>
      <w:ins w:id="17" w:author="Anchundia Valencia, Carlos Eduardo" w:date="2025-12-04T15:00:00Z" w16du:dateUtc="2025-12-04T20:00:00Z">
        <w:r w:rsidR="00153B4F">
          <w:rPr>
            <w:rFonts w:ascii="Arial" w:hAnsi="Arial" w:cs="Arial"/>
          </w:rPr>
          <w:t>G</w:t>
        </w:r>
      </w:ins>
      <w:del w:id="18" w:author="Anchundia Valencia, Carlos Eduardo" w:date="2025-12-04T15:00:00Z" w16du:dateUtc="2025-12-04T20:00:00Z">
        <w:r w:rsidR="00EE3A45" w:rsidDel="00153B4F">
          <w:rPr>
            <w:rFonts w:ascii="Arial" w:hAnsi="Arial" w:cs="Arial"/>
          </w:rPr>
          <w:delText>M</w:delText>
        </w:r>
      </w:del>
      <w:r w:rsidR="00EE3A45">
        <w:rPr>
          <w:rFonts w:ascii="Arial" w:hAnsi="Arial" w:cs="Arial"/>
        </w:rPr>
        <w:t>B</w:t>
      </w:r>
      <w:r w:rsidR="005712C9" w:rsidRPr="001C2BE7">
        <w:rPr>
          <w:rFonts w:ascii="Arial" w:hAnsi="Arial" w:cs="Arial"/>
        </w:rPr>
        <w:t xml:space="preserve"> RAM, resultando en la interrupción del desarrollo debido a fallos del IDE</w:t>
      </w:r>
      <w:r w:rsidRPr="001C2BE7">
        <w:rPr>
          <w:rFonts w:ascii="Arial" w:hAnsi="Arial" w:cs="Arial"/>
        </w:rPr>
        <w:t>.</w:t>
      </w:r>
    </w:p>
    <w:p w14:paraId="19B835E6" w14:textId="2B1C11E5" w:rsidR="005712C9" w:rsidRPr="001C2BE7" w:rsidRDefault="00C012E8" w:rsidP="005A1808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1C2BE7">
        <w:rPr>
          <w:rFonts w:ascii="Arial" w:hAnsi="Arial" w:cs="Arial"/>
        </w:rPr>
        <w:t>Se</w:t>
      </w:r>
      <w:r w:rsidR="00EE3A45">
        <w:rPr>
          <w:rFonts w:ascii="Arial" w:hAnsi="Arial" w:cs="Arial"/>
        </w:rPr>
        <w:t xml:space="preserve"> solicita la asignación </w:t>
      </w:r>
      <w:r w:rsidRPr="001C2BE7">
        <w:rPr>
          <w:rFonts w:ascii="Arial" w:hAnsi="Arial" w:cs="Arial"/>
        </w:rPr>
        <w:t xml:space="preserve">de equipos </w:t>
      </w:r>
      <w:r w:rsidR="00EE3A45">
        <w:rPr>
          <w:rFonts w:ascii="Arial" w:hAnsi="Arial" w:cs="Arial"/>
        </w:rPr>
        <w:t xml:space="preserve">de mejores características que </w:t>
      </w:r>
      <w:r w:rsidRPr="001C2BE7">
        <w:rPr>
          <w:rFonts w:ascii="Arial" w:hAnsi="Arial" w:cs="Arial"/>
        </w:rPr>
        <w:t>cumplan con las especificaciones recomendadas, especialmente la memoria RAM de</w:t>
      </w:r>
      <w:r w:rsidR="00EE3A45">
        <w:rPr>
          <w:rFonts w:ascii="Arial" w:hAnsi="Arial" w:cs="Arial"/>
        </w:rPr>
        <w:t xml:space="preserve"> al menos </w:t>
      </w:r>
      <w:r w:rsidRPr="001C2BE7">
        <w:rPr>
          <w:rFonts w:ascii="Arial" w:hAnsi="Arial" w:cs="Arial"/>
        </w:rPr>
        <w:t xml:space="preserve"> </w:t>
      </w:r>
      <w:r w:rsidR="00EE3A45">
        <w:rPr>
          <w:rFonts w:ascii="Arial" w:hAnsi="Arial" w:cs="Arial"/>
        </w:rPr>
        <w:t>32</w:t>
      </w:r>
      <w:r w:rsidRPr="001C2BE7">
        <w:rPr>
          <w:rFonts w:ascii="Arial" w:hAnsi="Arial" w:cs="Arial"/>
        </w:rPr>
        <w:t xml:space="preserve"> GB </w:t>
      </w:r>
      <w:r w:rsidR="005712C9" w:rsidRPr="001C2BE7">
        <w:rPr>
          <w:rFonts w:ascii="Arial" w:hAnsi="Arial" w:cs="Arial"/>
        </w:rPr>
        <w:t xml:space="preserve">y un procesador de alto rendimiento </w:t>
      </w:r>
      <w:r w:rsidR="00EE3A45">
        <w:rPr>
          <w:rFonts w:ascii="Arial" w:hAnsi="Arial" w:cs="Arial"/>
        </w:rPr>
        <w:t>al menos (</w:t>
      </w:r>
      <w:proofErr w:type="spellStart"/>
      <w:r w:rsidR="00EE3A45">
        <w:rPr>
          <w:rFonts w:ascii="Arial" w:hAnsi="Arial" w:cs="Arial"/>
        </w:rPr>
        <w:t>core</w:t>
      </w:r>
      <w:proofErr w:type="spellEnd"/>
      <w:r w:rsidR="00EE3A45">
        <w:rPr>
          <w:rFonts w:ascii="Arial" w:hAnsi="Arial" w:cs="Arial"/>
        </w:rPr>
        <w:t xml:space="preserve"> i7)</w:t>
      </w:r>
      <w:r w:rsidR="005712C9" w:rsidRPr="001C2BE7">
        <w:rPr>
          <w:rFonts w:ascii="Arial" w:hAnsi="Arial" w:cs="Arial"/>
        </w:rPr>
        <w:t xml:space="preserve"> para proporcionar un </w:t>
      </w:r>
      <w:r w:rsidR="00EE3A45">
        <w:rPr>
          <w:rFonts w:ascii="Arial" w:hAnsi="Arial" w:cs="Arial"/>
        </w:rPr>
        <w:t xml:space="preserve">mejor </w:t>
      </w:r>
      <w:r w:rsidR="005712C9" w:rsidRPr="001C2BE7">
        <w:rPr>
          <w:rFonts w:ascii="Arial" w:hAnsi="Arial" w:cs="Arial"/>
        </w:rPr>
        <w:t xml:space="preserve">entorno </w:t>
      </w:r>
      <w:r w:rsidR="00EE3A45">
        <w:rPr>
          <w:rFonts w:ascii="Arial" w:hAnsi="Arial" w:cs="Arial"/>
        </w:rPr>
        <w:t xml:space="preserve">para el desarrollo de la solución tecnológica, considerando la ejecución </w:t>
      </w:r>
      <w:r w:rsidR="005712C9" w:rsidRPr="001C2BE7">
        <w:rPr>
          <w:rFonts w:ascii="Arial" w:hAnsi="Arial" w:cs="Arial"/>
        </w:rPr>
        <w:t>simultánea</w:t>
      </w:r>
      <w:r w:rsidR="00EE3A45">
        <w:rPr>
          <w:rFonts w:ascii="Arial" w:hAnsi="Arial" w:cs="Arial"/>
        </w:rPr>
        <w:t xml:space="preserve"> de</w:t>
      </w:r>
      <w:r w:rsidR="005712C9" w:rsidRPr="001C2BE7">
        <w:rPr>
          <w:rFonts w:ascii="Arial" w:hAnsi="Arial" w:cs="Arial"/>
        </w:rPr>
        <w:t xml:space="preserve"> todas las dependencias tecnológicas del proyecto (</w:t>
      </w:r>
      <w:proofErr w:type="spellStart"/>
      <w:r w:rsidR="005712C9" w:rsidRPr="001C2BE7">
        <w:rPr>
          <w:rFonts w:ascii="Arial" w:hAnsi="Arial" w:cs="Arial"/>
        </w:rPr>
        <w:t>Quarkus</w:t>
      </w:r>
      <w:proofErr w:type="spellEnd"/>
      <w:r w:rsidR="005712C9" w:rsidRPr="001C2BE7">
        <w:rPr>
          <w:rFonts w:ascii="Arial" w:hAnsi="Arial" w:cs="Arial"/>
        </w:rPr>
        <w:t xml:space="preserve">, Apache KIE, Kafka, Redis) y las herramientas de desarrollo (IntelliJ, VS </w:t>
      </w:r>
      <w:proofErr w:type="spellStart"/>
      <w:r w:rsidR="005712C9" w:rsidRPr="001C2BE7">
        <w:rPr>
          <w:rFonts w:ascii="Arial" w:hAnsi="Arial" w:cs="Arial"/>
        </w:rPr>
        <w:t>Code</w:t>
      </w:r>
      <w:proofErr w:type="spellEnd"/>
      <w:r w:rsidR="005712C9" w:rsidRPr="001C2BE7">
        <w:rPr>
          <w:rFonts w:ascii="Arial" w:hAnsi="Arial" w:cs="Arial"/>
        </w:rPr>
        <w:t xml:space="preserve">, SQL </w:t>
      </w:r>
      <w:proofErr w:type="spellStart"/>
      <w:r w:rsidR="005712C9" w:rsidRPr="001C2BE7">
        <w:rPr>
          <w:rFonts w:ascii="Arial" w:hAnsi="Arial" w:cs="Arial"/>
        </w:rPr>
        <w:t>Developer</w:t>
      </w:r>
      <w:proofErr w:type="spellEnd"/>
      <w:r w:rsidR="005712C9" w:rsidRPr="001C2BE7">
        <w:rPr>
          <w:rFonts w:ascii="Arial" w:hAnsi="Arial" w:cs="Arial"/>
        </w:rPr>
        <w:t>) sin riesgo de fallas operativas o pérdida de productividad.</w:t>
      </w:r>
    </w:p>
    <w:p w14:paraId="7F2A62FC" w14:textId="1449FA95" w:rsidR="00B40D9F" w:rsidRDefault="005712C9" w:rsidP="00B40D9F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1C2BE7">
        <w:rPr>
          <w:rFonts w:ascii="Arial" w:hAnsi="Arial" w:cs="Arial"/>
        </w:rPr>
        <w:t xml:space="preserve">Contar con equipos con estas especificaciones permitirá al equipo aprovechar al máximo </w:t>
      </w:r>
      <w:r w:rsidR="005A1808" w:rsidRPr="001C2BE7">
        <w:rPr>
          <w:rFonts w:ascii="Arial" w:hAnsi="Arial" w:cs="Arial"/>
        </w:rPr>
        <w:t>la experiencia del</w:t>
      </w:r>
      <w:r w:rsidRPr="001C2BE7">
        <w:rPr>
          <w:rFonts w:ascii="Arial" w:hAnsi="Arial" w:cs="Arial"/>
        </w:rPr>
        <w:t xml:space="preserve"> desarrollador y las optimizaciones de rendimiento ofrecidas por </w:t>
      </w:r>
      <w:proofErr w:type="spellStart"/>
      <w:r w:rsidRPr="001C2BE7">
        <w:rPr>
          <w:rFonts w:ascii="Arial" w:hAnsi="Arial" w:cs="Arial"/>
          <w:i/>
          <w:iCs/>
        </w:rPr>
        <w:t>stacks</w:t>
      </w:r>
      <w:proofErr w:type="spellEnd"/>
      <w:r w:rsidRPr="001C2BE7">
        <w:rPr>
          <w:rFonts w:ascii="Arial" w:hAnsi="Arial" w:cs="Arial"/>
        </w:rPr>
        <w:t xml:space="preserve"> como </w:t>
      </w:r>
      <w:proofErr w:type="spellStart"/>
      <w:r w:rsidRPr="001C2BE7">
        <w:rPr>
          <w:rFonts w:ascii="Arial" w:hAnsi="Arial" w:cs="Arial"/>
        </w:rPr>
        <w:t>Quarkus</w:t>
      </w:r>
      <w:proofErr w:type="spellEnd"/>
      <w:r w:rsidRPr="001C2BE7">
        <w:rPr>
          <w:rFonts w:ascii="Arial" w:hAnsi="Arial" w:cs="Arial"/>
        </w:rPr>
        <w:t>, esencial para el desarrollo ágil</w:t>
      </w:r>
      <w:r w:rsidR="005A1808" w:rsidRPr="001C2BE7">
        <w:rPr>
          <w:rFonts w:ascii="Arial" w:hAnsi="Arial" w:cs="Arial"/>
        </w:rPr>
        <w:t xml:space="preserve"> con la nueva arquitectura con microservicios</w:t>
      </w:r>
      <w:r w:rsidRPr="001C2BE7">
        <w:rPr>
          <w:rFonts w:ascii="Arial" w:hAnsi="Arial" w:cs="Arial"/>
        </w:rPr>
        <w:t>.</w:t>
      </w:r>
    </w:p>
    <w:p w14:paraId="751EE657" w14:textId="77777777" w:rsidR="00B40D9F" w:rsidRDefault="00B40D9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C374B" w14:paraId="77BA767E" w14:textId="77777777" w:rsidTr="002C374B">
        <w:tc>
          <w:tcPr>
            <w:tcW w:w="4247" w:type="dxa"/>
          </w:tcPr>
          <w:p w14:paraId="3862D1D7" w14:textId="7AD5F6B1" w:rsidR="002C374B" w:rsidRDefault="002C374B" w:rsidP="00B40D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Carlos Anchundia</w:t>
            </w:r>
          </w:p>
          <w:p w14:paraId="4860C198" w14:textId="77777777" w:rsidR="002C374B" w:rsidRDefault="002C374B" w:rsidP="00B40D9F">
            <w:pPr>
              <w:jc w:val="both"/>
              <w:rPr>
                <w:rFonts w:ascii="Arial" w:hAnsi="Arial" w:cs="Arial"/>
              </w:rPr>
            </w:pPr>
          </w:p>
          <w:p w14:paraId="0232D8F0" w14:textId="6E30BA95" w:rsidR="002C374B" w:rsidRDefault="002C374B" w:rsidP="00B40D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Especialista de Desarrollo</w:t>
            </w:r>
          </w:p>
          <w:p w14:paraId="574CD956" w14:textId="59A04FFE" w:rsidR="002C374B" w:rsidRDefault="002C374B" w:rsidP="00B40D9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47" w:type="dxa"/>
          </w:tcPr>
          <w:p w14:paraId="4EB5EB2D" w14:textId="77777777" w:rsidR="002C374B" w:rsidRDefault="002C374B" w:rsidP="00B40D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Jonathan Garcés</w:t>
            </w:r>
          </w:p>
          <w:p w14:paraId="4C5B63FC" w14:textId="77777777" w:rsidR="002C374B" w:rsidRDefault="002C374B" w:rsidP="00B40D9F">
            <w:pPr>
              <w:jc w:val="both"/>
              <w:rPr>
                <w:rFonts w:ascii="Arial" w:hAnsi="Arial" w:cs="Arial"/>
              </w:rPr>
            </w:pPr>
          </w:p>
          <w:p w14:paraId="3A3AAAE2" w14:textId="2602CB0F" w:rsidR="002C374B" w:rsidRDefault="002C374B" w:rsidP="00B40D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Especialista de Desarrollo</w:t>
            </w:r>
          </w:p>
        </w:tc>
      </w:tr>
      <w:tr w:rsidR="002C374B" w14:paraId="12027BFC" w14:textId="77777777" w:rsidTr="002C374B">
        <w:tc>
          <w:tcPr>
            <w:tcW w:w="4247" w:type="dxa"/>
          </w:tcPr>
          <w:p w14:paraId="64323BF2" w14:textId="77777777" w:rsidR="002C374B" w:rsidRDefault="002C374B" w:rsidP="00B40D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Iván Lema </w:t>
            </w:r>
          </w:p>
          <w:p w14:paraId="4760AA2C" w14:textId="09FE034D" w:rsidR="002C374B" w:rsidRDefault="002C374B" w:rsidP="00B40D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Especialista de Desarrollo</w:t>
            </w:r>
          </w:p>
        </w:tc>
        <w:tc>
          <w:tcPr>
            <w:tcW w:w="4247" w:type="dxa"/>
          </w:tcPr>
          <w:p w14:paraId="37B3CB43" w14:textId="77777777" w:rsidR="002C374B" w:rsidRDefault="002C374B" w:rsidP="00B40D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Rolando Orquera</w:t>
            </w:r>
          </w:p>
          <w:p w14:paraId="626D3120" w14:textId="363EDE58" w:rsidR="002C374B" w:rsidRDefault="002C374B" w:rsidP="00B40D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Especialista de Desarrollo</w:t>
            </w:r>
          </w:p>
        </w:tc>
      </w:tr>
      <w:tr w:rsidR="002C374B" w14:paraId="289739AD" w14:textId="77777777" w:rsidTr="002C374B">
        <w:tc>
          <w:tcPr>
            <w:tcW w:w="4247" w:type="dxa"/>
          </w:tcPr>
          <w:p w14:paraId="7179298E" w14:textId="45777AE3" w:rsidR="002C374B" w:rsidRDefault="002C374B" w:rsidP="00B40D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Geomayra Paredes</w:t>
            </w:r>
          </w:p>
          <w:p w14:paraId="338CCDAF" w14:textId="77777777" w:rsidR="002C374B" w:rsidRDefault="002C374B" w:rsidP="00B40D9F">
            <w:pPr>
              <w:jc w:val="both"/>
              <w:rPr>
                <w:rFonts w:ascii="Arial" w:hAnsi="Arial" w:cs="Arial"/>
              </w:rPr>
            </w:pPr>
          </w:p>
          <w:p w14:paraId="24E411BC" w14:textId="3378A1B9" w:rsidR="002C374B" w:rsidRDefault="002C374B" w:rsidP="00B40D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Especialista de Desarrollo</w:t>
            </w:r>
          </w:p>
          <w:p w14:paraId="045B207B" w14:textId="77777777" w:rsidR="002C374B" w:rsidRDefault="002C374B" w:rsidP="00B40D9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47" w:type="dxa"/>
          </w:tcPr>
          <w:p w14:paraId="18055C2A" w14:textId="77777777" w:rsidR="002C374B" w:rsidRDefault="002C374B" w:rsidP="00B40D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Sofía Sevilla</w:t>
            </w:r>
          </w:p>
          <w:p w14:paraId="3A93810F" w14:textId="77777777" w:rsidR="002C374B" w:rsidRDefault="002C374B" w:rsidP="00B40D9F">
            <w:pPr>
              <w:jc w:val="both"/>
              <w:rPr>
                <w:rFonts w:ascii="Arial" w:hAnsi="Arial" w:cs="Arial"/>
              </w:rPr>
            </w:pPr>
          </w:p>
          <w:p w14:paraId="36F9CF6C" w14:textId="4BFD2CD7" w:rsidR="002C374B" w:rsidRDefault="002C374B" w:rsidP="00B40D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Experto Nacional de Desarrollo </w:t>
            </w:r>
          </w:p>
        </w:tc>
      </w:tr>
    </w:tbl>
    <w:p w14:paraId="2C961254" w14:textId="77777777" w:rsidR="00B40D9F" w:rsidRPr="00B40D9F" w:rsidRDefault="00B40D9F" w:rsidP="00B40D9F">
      <w:pPr>
        <w:jc w:val="both"/>
        <w:rPr>
          <w:rFonts w:ascii="Arial" w:hAnsi="Arial" w:cs="Arial"/>
        </w:rPr>
      </w:pPr>
    </w:p>
    <w:sectPr w:rsidR="00B40D9F" w:rsidRPr="00B40D9F" w:rsidSect="001139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09"/>
    <w:multiLevelType w:val="hybridMultilevel"/>
    <w:tmpl w:val="0A5241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47104"/>
    <w:multiLevelType w:val="hybridMultilevel"/>
    <w:tmpl w:val="C8642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40272"/>
    <w:multiLevelType w:val="hybridMultilevel"/>
    <w:tmpl w:val="DE804D8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154AB"/>
    <w:multiLevelType w:val="hybridMultilevel"/>
    <w:tmpl w:val="C5A607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872C4"/>
    <w:multiLevelType w:val="hybridMultilevel"/>
    <w:tmpl w:val="556A243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B22448F"/>
    <w:multiLevelType w:val="hybridMultilevel"/>
    <w:tmpl w:val="00E218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C12AF5"/>
    <w:multiLevelType w:val="hybridMultilevel"/>
    <w:tmpl w:val="C682F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914837">
    <w:abstractNumId w:val="2"/>
  </w:num>
  <w:num w:numId="2" w16cid:durableId="2055881251">
    <w:abstractNumId w:val="4"/>
  </w:num>
  <w:num w:numId="3" w16cid:durableId="768353106">
    <w:abstractNumId w:val="0"/>
  </w:num>
  <w:num w:numId="4" w16cid:durableId="301890819">
    <w:abstractNumId w:val="3"/>
  </w:num>
  <w:num w:numId="5" w16cid:durableId="1371538676">
    <w:abstractNumId w:val="6"/>
  </w:num>
  <w:num w:numId="6" w16cid:durableId="383678301">
    <w:abstractNumId w:val="5"/>
  </w:num>
  <w:num w:numId="7" w16cid:durableId="122660427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chundia Valencia, Carlos Eduardo">
    <w15:presenceInfo w15:providerId="AD" w15:userId="S::ceanchundia@sri.gob.ec::fe67f9e9-d7f6-4bbd-886e-a1f0f18dca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C9"/>
    <w:rsid w:val="00021454"/>
    <w:rsid w:val="000D5A5F"/>
    <w:rsid w:val="000E73D2"/>
    <w:rsid w:val="001139A7"/>
    <w:rsid w:val="00153B4F"/>
    <w:rsid w:val="0017753F"/>
    <w:rsid w:val="001A45FE"/>
    <w:rsid w:val="001C2BE7"/>
    <w:rsid w:val="0026081D"/>
    <w:rsid w:val="002C374B"/>
    <w:rsid w:val="002E7163"/>
    <w:rsid w:val="003C0C66"/>
    <w:rsid w:val="003F7F69"/>
    <w:rsid w:val="004351DA"/>
    <w:rsid w:val="0044254D"/>
    <w:rsid w:val="00467186"/>
    <w:rsid w:val="0053293E"/>
    <w:rsid w:val="005712C9"/>
    <w:rsid w:val="0058243B"/>
    <w:rsid w:val="005A1808"/>
    <w:rsid w:val="005A4261"/>
    <w:rsid w:val="00627CFB"/>
    <w:rsid w:val="0068255B"/>
    <w:rsid w:val="006B6858"/>
    <w:rsid w:val="00734029"/>
    <w:rsid w:val="007822A0"/>
    <w:rsid w:val="008C2E00"/>
    <w:rsid w:val="00B40D9F"/>
    <w:rsid w:val="00B96D51"/>
    <w:rsid w:val="00C012E8"/>
    <w:rsid w:val="00C857A2"/>
    <w:rsid w:val="00CC4E90"/>
    <w:rsid w:val="00DC2C3A"/>
    <w:rsid w:val="00DF59C9"/>
    <w:rsid w:val="00EE3A45"/>
    <w:rsid w:val="00F2096F"/>
    <w:rsid w:val="00F2797C"/>
    <w:rsid w:val="00F4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F1A8F"/>
  <w15:chartTrackingRefBased/>
  <w15:docId w15:val="{E8DFF636-B397-4F1E-BF8D-1FFA1B9F7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1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2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2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2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2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2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2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2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2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2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2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2C9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Fuentedeprrafopredeter"/>
    <w:rsid w:val="00DC2C3A"/>
  </w:style>
  <w:style w:type="table" w:styleId="Tablaconcuadrcula">
    <w:name w:val="Table Grid"/>
    <w:basedOn w:val="Tablanormal"/>
    <w:uiPriority w:val="39"/>
    <w:rsid w:val="002C3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3C0C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C19D2-94BD-41FE-8549-D2BD9A97B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1322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Anchundia Valencia, Carlos Eduardo</dc:creator>
  <cp:keywords/>
  <dc:description/>
  <cp:lastModifiedBy>Anchundia Valencia, Carlos Eduardo</cp:lastModifiedBy>
  <cp:revision>10</cp:revision>
  <dcterms:created xsi:type="dcterms:W3CDTF">2025-12-04T15:25:00Z</dcterms:created>
  <dcterms:modified xsi:type="dcterms:W3CDTF">2025-12-04T20:01:00Z</dcterms:modified>
</cp:coreProperties>
</file>